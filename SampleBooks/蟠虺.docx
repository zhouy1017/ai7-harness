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D38D" w14:textId="77777777" w:rsidR="00EA49DF" w:rsidRPr="004B3595" w:rsidRDefault="00EA49DF" w:rsidP="00EA49DF">
      <w:pPr>
        <w:pStyle w:val="1"/>
        <w:spacing w:line="360" w:lineRule="auto"/>
        <w:jc w:val="center"/>
        <w:rPr>
          <w:rFonts w:hint="eastAsia"/>
        </w:rPr>
      </w:pPr>
      <w:bookmarkStart w:id="0" w:name="PageNo1"/>
      <w:r w:rsidRPr="004B3595">
        <w:rPr>
          <w:rFonts w:cs="SimSun" w:hint="eastAsia"/>
        </w:rPr>
        <w:t>蟠</w:t>
      </w:r>
      <w:bookmarkEnd w:id="0"/>
      <w:r w:rsidRPr="004B3595">
        <w:rPr>
          <w:rFonts w:cs="SimSun" w:hint="eastAsia"/>
        </w:rPr>
        <w:t>虺</w:t>
      </w:r>
    </w:p>
    <w:p w14:paraId="1708C402" w14:textId="77777777" w:rsidR="00EA49DF" w:rsidRPr="004B3595" w:rsidRDefault="00EA49DF" w:rsidP="00EA49DF">
      <w:pPr>
        <w:jc w:val="center"/>
      </w:pPr>
      <w:bookmarkStart w:id="1" w:name="ai7_82cf09bc_4f8a_4f4b_ab45_8b160e56ef99"/>
      <w:commentRangeStart w:id="2"/>
      <w:del w:id="3" w:author="AI7" w:date="2026-06-19T03:46:00Z">
        <w:r>
          <w:delText>《青铜重器》之一</w:delText>
        </w:r>
      </w:del>
      <w:r>
        <w:t>《青铜重器》（之一）</w:t>
      </w:r>
      <w:bookmarkEnd w:id="1"/>
      <w:commentRangeEnd w:id="2"/>
      <w:r w:rsidRPr="004B3595">
        <w:rPr>
          <w:rStyle w:val="af0"/>
          <w:sz w:val="24"/>
          <w:szCs w:val="24"/>
        </w:rPr>
        <w:commentReference w:id="2"/>
      </w:r>
    </w:p>
    <w:p w14:paraId="465436E6" w14:textId="77777777" w:rsidR="00EA49DF" w:rsidRPr="004B3595" w:rsidRDefault="00EA49DF" w:rsidP="00EA49DF">
      <w:pPr>
        <w:jc w:val="center"/>
        <w:rPr>
          <w:sz w:val="21"/>
          <w:szCs w:val="21"/>
        </w:rPr>
      </w:pPr>
      <w:bookmarkStart w:id="4" w:name="ai7_1a5be7f3_399e_4b30_a55c_46ca8fd05766"/>
      <w:commentRangeStart w:id="5"/>
      <w:commentRangeStart w:id="6"/>
      <w:r>
        <w:t>刘醒龙</w:t>
      </w:r>
      <w:bookmarkEnd w:id="4"/>
      <w:commentRangeEnd w:id="5"/>
      <w:r w:rsidRPr="004B3595">
        <w:rPr>
          <w:rStyle w:val="af0"/>
        </w:rPr>
        <w:commentReference w:id="5"/>
      </w:r>
      <w:commentRangeEnd w:id="6"/>
      <w:r w:rsidR="00292ADE" w:rsidRPr="004B3595">
        <w:rPr>
          <w:rStyle w:val="af0"/>
        </w:rPr>
        <w:commentReference w:id="6"/>
      </w:r>
    </w:p>
    <w:p w14:paraId="27CAFBE9" w14:textId="77777777" w:rsidR="00EA49DF" w:rsidRPr="004B3595" w:rsidRDefault="00EA49DF" w:rsidP="00EA49DF">
      <w:pPr>
        <w:pStyle w:val="2"/>
        <w:rPr>
          <w:rFonts w:cs="Times New Roman" w:hint="eastAsia"/>
        </w:rPr>
      </w:pPr>
      <w:r w:rsidRPr="004B3595">
        <w:rPr>
          <w:rFonts w:cs="SimHei" w:hint="eastAsia"/>
        </w:rPr>
        <w:t>壹</w:t>
      </w:r>
    </w:p>
    <w:p w14:paraId="312ED1C4" w14:textId="77777777" w:rsidR="00EA49DF" w:rsidRPr="004B3595" w:rsidRDefault="00EA49DF" w:rsidP="00EA49DF">
      <w:pPr>
        <w:adjustRightInd w:val="0"/>
        <w:ind w:firstLineChars="200" w:firstLine="420"/>
        <w:rPr>
          <w:rFonts w:ascii="KaiTi" w:eastAsia="KaiTi" w:hAnsi="KaiTi" w:hint="eastAsia"/>
          <w:sz w:val="21"/>
          <w:szCs w:val="21"/>
        </w:rPr>
      </w:pPr>
      <w:r w:rsidRPr="004B3595">
        <w:rPr>
          <w:rFonts w:ascii="KaiTi" w:eastAsia="KaiTi" w:hAnsi="KaiTi" w:cs="KaiTi" w:hint="eastAsia"/>
          <w:sz w:val="21"/>
          <w:szCs w:val="21"/>
        </w:rPr>
        <w:t>识时务者为俊杰。</w:t>
      </w:r>
    </w:p>
    <w:p w14:paraId="6C3227EA" w14:textId="77777777" w:rsidR="00EA49DF" w:rsidRPr="004B3595" w:rsidRDefault="00EA49DF" w:rsidP="00EA49DF">
      <w:pPr>
        <w:adjustRightInd w:val="0"/>
        <w:ind w:firstLineChars="200" w:firstLine="420"/>
        <w:rPr>
          <w:rFonts w:ascii="KaiTi" w:eastAsia="KaiTi" w:hAnsi="KaiTi" w:hint="eastAsia"/>
          <w:sz w:val="21"/>
          <w:szCs w:val="21"/>
        </w:rPr>
      </w:pPr>
      <w:r w:rsidRPr="004B3595">
        <w:rPr>
          <w:rFonts w:ascii="KaiTi" w:eastAsia="KaiTi" w:hAnsi="KaiTi" w:cs="KaiTi" w:hint="eastAsia"/>
          <w:sz w:val="21"/>
          <w:szCs w:val="21"/>
        </w:rPr>
        <w:t>不识时务者为圣贤。</w:t>
      </w:r>
    </w:p>
    <w:p w14:paraId="5B32226F" w14:textId="77777777" w:rsidR="00EA49DF" w:rsidRPr="004B3595" w:rsidRDefault="00EA49DF" w:rsidP="00EA49DF">
      <w:pPr>
        <w:adjustRightInd w:val="0"/>
        <w:ind w:firstLineChars="200" w:firstLine="420"/>
        <w:rPr>
          <w:rFonts w:ascii="SimSun"/>
          <w:sz w:val="21"/>
          <w:szCs w:val="21"/>
        </w:rPr>
      </w:pPr>
      <w:r w:rsidRPr="004B3595">
        <w:rPr>
          <w:rFonts w:ascii="SimSun" w:hAnsi="SimSun" w:cs="SimSun" w:hint="eastAsia"/>
          <w:sz w:val="21"/>
          <w:szCs w:val="21"/>
        </w:rPr>
        <w:t>曾本之用尽全身力气才写出这两句话。</w:t>
      </w:r>
    </w:p>
    <w:p w14:paraId="2D5FE1DB" w14:textId="77777777" w:rsidR="00EA49DF" w:rsidRPr="004B3595" w:rsidRDefault="00EA49DF" w:rsidP="00EA49DF">
      <w:pPr>
        <w:adjustRightInd w:val="0"/>
        <w:ind w:firstLineChars="200" w:firstLine="420"/>
        <w:rPr>
          <w:rFonts w:ascii="SimSun"/>
          <w:sz w:val="21"/>
          <w:szCs w:val="21"/>
        </w:rPr>
      </w:pPr>
      <w:r w:rsidRPr="004B3595">
        <w:rPr>
          <w:rFonts w:ascii="SimSun" w:hAnsi="SimSun" w:cs="SimSun" w:hint="eastAsia"/>
          <w:sz w:val="21"/>
          <w:szCs w:val="21"/>
        </w:rPr>
        <w:t>为了写这封信，刚刚过完六十五岁生日的曾本之累得又是喘气，又是叹气，好不容易写满两张信笺，突然丢下毛笔，腾出手来一把接一把地将两张纸撕碎到找不到一个完整的字。从信的内容以及行文的语气来看，曾本之写了又撕的信是给自己所钟爱的某位弟子。在当下能达到钟爱级别的弟子只有女婿郑雄。</w:t>
      </w:r>
    </w:p>
    <w:p w14:paraId="526846C1" w14:textId="77777777" w:rsidR="00EA49DF" w:rsidRPr="004B3595" w:rsidRDefault="00EA49DF" w:rsidP="00EA49DF">
      <w:pPr>
        <w:adjustRightInd w:val="0"/>
        <w:ind w:firstLineChars="200" w:firstLine="420"/>
        <w:rPr>
          <w:rFonts w:ascii="SimSun"/>
          <w:sz w:val="21"/>
          <w:szCs w:val="21"/>
        </w:rPr>
      </w:pPr>
      <w:r w:rsidRPr="004B3595">
        <w:rPr>
          <w:rFonts w:ascii="SimSun" w:hAnsi="SimSun" w:cs="SimSun" w:hint="eastAsia"/>
          <w:sz w:val="21"/>
          <w:szCs w:val="21"/>
        </w:rPr>
        <w:t>前些日子，曾本之的所谓七十小寿宴就是郑雄操办的。</w:t>
      </w:r>
    </w:p>
    <w:p w14:paraId="056F3CCC" w14:textId="77777777" w:rsidR="00EA49DF" w:rsidRPr="004B3595" w:rsidRDefault="00EA49DF" w:rsidP="00EA49DF">
      <w:pPr>
        <w:adjustRightInd w:val="0"/>
        <w:ind w:firstLineChars="200" w:firstLine="480"/>
        <w:rPr>
          <w:rFonts w:ascii="SimSun"/>
          <w:sz w:val="21"/>
          <w:szCs w:val="21"/>
        </w:rPr>
      </w:pPr>
      <w:r>
        <w:t>郑雄老家的习俗不一样，非常强调六十五岁生日，称之为七十小寿，是七十大寿的预演。</w:t>
      </w:r>
      <w:bookmarkStart w:id="7" w:name="ai7_f2dcfbc8_8efa_4c04_a1b5_8952513a52c5"/>
      <w:commentRangeStart w:id="8"/>
      <w:r>
        <w:t>其他所有地方都是奉行男做虚岁，女做实岁，男人六十九岁时做七十大寿的规矩。</w:t>
      </w:r>
      <w:bookmarkEnd w:id="7"/>
      <w:commentRangeEnd w:id="8"/>
      <w:r>
        <w:rPr>
          <w:rStyle w:val="af0"/>
          <w:sz w:val="24"/>
          <w:szCs w:val="24"/>
        </w:rPr>
        <w:commentReference w:id="8"/>
      </w:r>
      <w:r>
        <w:t>郑雄老家则是提前到六十五岁做七十小寿，其中内涵可好可不好。可好是还可以过一次大寿，可不好是也许活不到大寿才提前享受小寿。当然，也不是所有男人都是如此，还要通过</w:t>
      </w:r>
      <w:bookmarkStart w:id="9" w:name="ai7_7a8955b4_5cc5_4673_9dfb_421d72e29b46"/>
      <w:commentRangeStart w:id="10"/>
      <w:del w:id="11" w:author="AI7" w:date="2026-06-19T03:46:00Z">
        <w:r>
          <w:delText>一种比较特别卜算</w:delText>
        </w:r>
      </w:del>
      <w:r>
        <w:t>一种比较特别的卜算</w:t>
      </w:r>
      <w:bookmarkEnd w:id="9"/>
      <w:commentRangeEnd w:id="10"/>
      <w:r>
        <w:rPr>
          <w:rStyle w:val="af0"/>
          <w:sz w:val="24"/>
          <w:szCs w:val="24"/>
        </w:rPr>
        <w:commentReference w:id="10"/>
      </w:r>
      <w:r>
        <w:t>，确定能在六十五岁时做七十小寿的男人，都是众人眼里的有福之人。妻子安静很相信郑雄的这一套，曾本之拗不过安静，只好有言在先，</w:t>
      </w:r>
      <w:bookmarkStart w:id="12" w:name="ai7_551f5968_c306_4756_bcdd_ae779f2d4602"/>
      <w:commentRangeStart w:id="13"/>
      <w:del w:id="14" w:author="AI7" w:date="2026-06-19T03:46:00Z">
        <w:r>
          <w:delText>连家人一起不许超过两桌</w:delText>
        </w:r>
      </w:del>
      <w:ins w:id="15" w:author="AI7" w:date="2026-06-19T03:46:00Z">
        <w:r>
          <w:t>连家人总共不超过两桌</w:t>
        </w:r>
      </w:ins>
      <w:bookmarkEnd w:id="12"/>
      <w:commentRangeEnd w:id="13"/>
      <w:r>
        <w:rPr>
          <w:rStyle w:val="af0"/>
          <w:sz w:val="24"/>
          <w:szCs w:val="24"/>
        </w:rPr>
        <w:commentReference w:id="13"/>
      </w:r>
      <w:r>
        <w:t>。别人都觉得难办的事，郑雄办得格外得体，既有普通老人家的简朴温馨气氛，又不失楚学界泰斗的端庄典雅风范。那位人称</w:t>
      </w:r>
      <w:r>
        <w:t>“</w:t>
      </w:r>
      <w:r>
        <w:t>老省长</w:t>
      </w:r>
      <w:r>
        <w:t>”</w:t>
      </w:r>
      <w:r>
        <w:t>的不速之客评价这寿宴是曾侯乙尊盘级的。</w:t>
      </w:r>
    </w:p>
    <w:p w14:paraId="177C1A0E" w14:textId="5244E400" w:rsidR="00EA49DF" w:rsidRPr="004B3595" w:rsidRDefault="00EA49DF" w:rsidP="00EA49DF">
      <w:pPr>
        <w:adjustRightInd w:val="0"/>
        <w:ind w:firstLineChars="200" w:firstLine="480"/>
        <w:rPr>
          <w:rFonts w:ascii="SimSun"/>
          <w:sz w:val="21"/>
          <w:szCs w:val="21"/>
        </w:rPr>
      </w:pPr>
      <w:r>
        <w:t>作为青铜重器中极品的曾侯乙尊盘，</w:t>
      </w:r>
      <w:bookmarkStart w:id="16" w:name="ai7_dab27abd_eba3_4e81_823e_d9cdcf6f216c"/>
      <w:commentRangeStart w:id="17"/>
      <w:r>
        <w:t>是</w:t>
      </w:r>
      <w:r w:rsidR="00292ADE">
        <w:rPr>
          <w:rFonts w:hint="eastAsia"/>
        </w:rPr>
        <w:t>诸侯</w:t>
      </w:r>
      <w:r>
        <w:t>用来盛酒和温酒的一套器皿</w:t>
      </w:r>
      <w:bookmarkEnd w:id="16"/>
      <w:commentRangeEnd w:id="17"/>
      <w:r>
        <w:rPr>
          <w:rStyle w:val="af0"/>
          <w:sz w:val="24"/>
          <w:szCs w:val="24"/>
        </w:rPr>
        <w:commentReference w:id="17"/>
      </w:r>
      <w:r>
        <w:t>，其存在的意义被视为国宝中的国宝。用如此器物作为评价，可见曾本之所谓七十小寿寿宴的确非同寻常。</w:t>
      </w:r>
    </w:p>
    <w:p w14:paraId="0F004A8E" w14:textId="77777777" w:rsidR="00EA49DF" w:rsidRPr="004B3595" w:rsidRDefault="00EA49DF" w:rsidP="00EA49DF">
      <w:pPr>
        <w:adjustRightInd w:val="0"/>
        <w:ind w:firstLineChars="200" w:firstLine="420"/>
        <w:rPr>
          <w:rFonts w:ascii="SimSun"/>
          <w:sz w:val="21"/>
          <w:szCs w:val="21"/>
        </w:rPr>
      </w:pPr>
      <w:r w:rsidRPr="004B3595">
        <w:rPr>
          <w:rFonts w:ascii="SimSun" w:hAnsi="SimSun" w:cs="SimSun" w:hint="eastAsia"/>
          <w:sz w:val="21"/>
          <w:szCs w:val="21"/>
        </w:rPr>
        <w:t>倒回去八年，如此级别的弟子，算上郑雄，一共有两位。</w:t>
      </w:r>
    </w:p>
    <w:p w14:paraId="1938D74B" w14:textId="77777777" w:rsidR="00EA49DF" w:rsidRPr="004B3595" w:rsidRDefault="00EA49DF" w:rsidP="00EA49DF">
      <w:pPr>
        <w:adjustRightInd w:val="0"/>
        <w:ind w:firstLineChars="200" w:firstLine="420"/>
        <w:rPr>
          <w:rFonts w:ascii="SimSun"/>
          <w:sz w:val="21"/>
          <w:szCs w:val="21"/>
        </w:rPr>
      </w:pPr>
      <w:r w:rsidRPr="004B3595">
        <w:rPr>
          <w:rFonts w:ascii="SimSun" w:hAnsi="SimSun" w:cs="SimSun" w:hint="eastAsia"/>
          <w:sz w:val="21"/>
          <w:szCs w:val="21"/>
        </w:rPr>
        <w:t>八年前，一群文质彬彬的警察当着曾本之的面，将另一位弟子带走以后，该弟子的名字就在曾本之的话语体系中消失了。</w:t>
      </w:r>
    </w:p>
    <w:p w14:paraId="34A82A72" w14:textId="77777777" w:rsidR="00EA49DF" w:rsidRPr="004B3595" w:rsidRDefault="00EA49DF" w:rsidP="00EA49DF">
      <w:pPr>
        <w:adjustRightInd w:val="0"/>
        <w:ind w:firstLineChars="200" w:firstLine="420"/>
        <w:rPr>
          <w:rFonts w:ascii="SimSun"/>
          <w:sz w:val="21"/>
          <w:szCs w:val="21"/>
        </w:rPr>
      </w:pPr>
      <w:r w:rsidRPr="004B3595">
        <w:rPr>
          <w:rFonts w:ascii="SimSun" w:hAnsi="SimSun" w:cs="SimSun" w:hint="eastAsia"/>
          <w:sz w:val="21"/>
          <w:szCs w:val="21"/>
        </w:rPr>
        <w:t>后来，曾本之多次尝试重写“识时务者为俊杰，不识时务者为圣贤”作为开头语的书信，重新写出来的内容与先前写过的内容几乎一字不差。临到需要回到书信的开头，写上与之对话的弟子的名字时，曾本之又开始陷入深深的困惑。他不清楚自己是要写给作为女婿的弟子郑雄，还是不想记起名字的另一位，最终不得不再次撕碎已经写好的每一个文字，只留下满屋的叹息。这种叹息不像是针对被撕了好几遍的这封信，更像是为了某个人。</w:t>
      </w:r>
    </w:p>
    <w:p w14:paraId="327114DB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在可以称为从前的一九九</w:t>
      </w:r>
      <w:r>
        <w:t>○</w:t>
      </w:r>
      <w:r>
        <w:t>年代某天，一位堪称</w:t>
      </w:r>
      <w:bookmarkStart w:id="18" w:name="ai7_f9b9514f_8229_416f_8847_c3b6724a9717"/>
      <w:commentRangeStart w:id="19"/>
      <w:del w:id="20" w:author="AI7" w:date="2026-06-19T03:46:00Z">
        <w:r>
          <w:delText>时尚尤物</w:delText>
        </w:r>
      </w:del>
      <w:ins w:id="21" w:author="AI7" w:date="2026-06-19T03:46:00Z">
        <w:r>
          <w:t>时尚女郎</w:t>
        </w:r>
      </w:ins>
      <w:bookmarkEnd w:id="18"/>
      <w:commentRangeEnd w:id="19"/>
      <w:r>
        <w:rPr>
          <w:rStyle w:val="af0"/>
          <w:sz w:val="24"/>
          <w:szCs w:val="24"/>
        </w:rPr>
        <w:commentReference w:id="19"/>
      </w:r>
      <w:r>
        <w:t>的女子在巴黎香榭丽舍大街上望着玫瑰兴叹，如果有哪位男士用写信的方式求爱，她会毫不犹豫地嫁给对方</w:t>
      </w:r>
      <w:bookmarkStart w:id="22" w:name="ai7_e25a54e2_53b0_4d4e_a239_12ca37f79e2c"/>
      <w:commentRangeStart w:id="23"/>
      <w:del w:id="24" w:author="AI7" w:date="2026-06-19T03:46:00Z">
        <w:r>
          <w:delText>。这故事</w:delText>
        </w:r>
      </w:del>
      <w:ins w:id="25" w:author="AI7" w:date="2026-06-19T03:46:00Z">
        <w:r>
          <w:t>这故事</w:t>
        </w:r>
      </w:ins>
      <w:bookmarkEnd w:id="22"/>
      <w:commentRangeEnd w:id="23"/>
      <w:r>
        <w:rPr>
          <w:rStyle w:val="af0"/>
          <w:sz w:val="24"/>
          <w:szCs w:val="24"/>
        </w:rPr>
        <w:commentReference w:id="23"/>
      </w:r>
      <w:r>
        <w:t>被人传来传去，终于</w:t>
      </w:r>
      <w:bookmarkStart w:id="26" w:name="ai7_8e338d1b_2cd8_4694_b35c_6a2811b4714a"/>
      <w:commentRangeStart w:id="27"/>
      <w:del w:id="28" w:author="AI7" w:date="2026-06-19T03:46:00Z">
        <w:r>
          <w:delText>来到东湖的花前月下，已过去差不多二十年</w:delText>
        </w:r>
      </w:del>
      <w:ins w:id="29" w:author="AI7" w:date="2026-06-19T03:46:00Z">
        <w:r>
          <w:t>来到东湖的花前月下时，已过去差不多二十年</w:t>
        </w:r>
      </w:ins>
      <w:bookmarkEnd w:id="26"/>
      <w:commentRangeEnd w:id="27"/>
      <w:r>
        <w:rPr>
          <w:rStyle w:val="af0"/>
          <w:sz w:val="24"/>
          <w:szCs w:val="24"/>
        </w:rPr>
        <w:commentReference w:id="27"/>
      </w:r>
      <w:r>
        <w:t>，满世界的男人都已习惯宁肯每天上门送一束玫瑰花，也懒得写情书求爱，连带一应其他书信都</w:t>
      </w:r>
      <w:bookmarkStart w:id="30" w:name="ai7_07ee5e83_a285_44ed_9241_6c8a4fc8bdf6"/>
      <w:commentRangeStart w:id="31"/>
      <w:del w:id="32" w:author="AI7" w:date="2026-06-19T03:46:00Z">
        <w:r>
          <w:delText>不愿意动笔手写了</w:delText>
        </w:r>
      </w:del>
      <w:ins w:id="33" w:author="AI7" w:date="2026-06-19T03:46:00Z">
        <w:r>
          <w:t>不愿意手写了</w:t>
        </w:r>
      </w:ins>
      <w:bookmarkEnd w:id="30"/>
      <w:commentRangeEnd w:id="31"/>
      <w:r>
        <w:rPr>
          <w:rStyle w:val="af0"/>
          <w:sz w:val="24"/>
          <w:szCs w:val="24"/>
        </w:rPr>
        <w:commentReference w:id="31"/>
      </w:r>
      <w:r>
        <w:t>。不管是谁，这时候若能收到一封从邮筒到邮局</w:t>
      </w:r>
      <w:r>
        <w:lastRenderedPageBreak/>
        <w:t>再到邮递员，最后才到收信人手里的有着墨香墨彩的书信，简直比只花两元钱买张彩票就中了大奖还稀罕。</w:t>
      </w:r>
    </w:p>
    <w:p w14:paraId="3739ED4D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皓首苍颜的曾本之是如今仍将写信与收信作为日常对外联系方式的</w:t>
      </w:r>
      <w:bookmarkStart w:id="34" w:name="ai7_d8b76675_cf4b_4206_b10a_a61285b038df"/>
      <w:commentRangeStart w:id="35"/>
      <w:del w:id="36" w:author="AI7" w:date="2026-06-19T03:46:00Z">
        <w:r>
          <w:delText>极端少数之人</w:delText>
        </w:r>
      </w:del>
      <w:ins w:id="37" w:author="AI7" w:date="2026-06-19T03:46:00Z">
        <w:r>
          <w:t>极少数人</w:t>
        </w:r>
      </w:ins>
      <w:bookmarkEnd w:id="34"/>
      <w:commentRangeEnd w:id="35"/>
      <w:r>
        <w:rPr>
          <w:rStyle w:val="af0"/>
          <w:sz w:val="24"/>
          <w:szCs w:val="24"/>
        </w:rPr>
        <w:commentReference w:id="35"/>
      </w:r>
      <w:r>
        <w:t>。他不喜欢打电话，也不习惯发电子邮件，手机短信也是只看不写，只收不发。熟悉他的人都说这才是大师意识：等到这个年龄层的人集体回归历史，人类历史上的最后一批纸质书信就会变成珍稀之物而身价百倍。在曾本之的日常生活里，本是几十年如一日普普通通的往来书信，却在某个没有丝毫预兆的时刻，突然变得异常吊诡。</w:t>
      </w:r>
    </w:p>
    <w:p w14:paraId="44517159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曾本之刚刚收到一封信。</w:t>
      </w:r>
    </w:p>
    <w:p w14:paraId="03763D06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正是这封信，将很平常的事情，变得极不平常。</w:t>
      </w:r>
    </w:p>
    <w:p w14:paraId="6A0FD2EA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一般人通信往来都是用简体字，曾本之研究的专业与众不同，邮递员送来的书信中偶尔有英法德日等文字，大多数写信人是用繁体字，他自然也用繁体字写回信。</w:t>
      </w:r>
    </w:p>
    <w:p w14:paraId="7C1B3CA3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这一次，曾本之收到的是一封用甲骨文写的信。</w:t>
      </w:r>
    </w:p>
    <w:p w14:paraId="3BF22D0E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更为古怪的是，用甲骨文写信的人，死于</w:t>
      </w:r>
      <w:bookmarkStart w:id="38" w:name="ai7_caafae76_a62c_4eed_8cc4_9a4c77857671"/>
      <w:commentRangeStart w:id="39"/>
      <w:r>
        <w:t>一九八</w:t>
      </w:r>
      <w:r>
        <w:t>○</w:t>
      </w:r>
      <w:r>
        <w:t>年代</w:t>
      </w:r>
      <w:bookmarkEnd w:id="38"/>
      <w:commentRangeEnd w:id="39"/>
      <w:r>
        <w:rPr>
          <w:rStyle w:val="af0"/>
          <w:sz w:val="24"/>
          <w:szCs w:val="24"/>
        </w:rPr>
        <w:commentReference w:id="39"/>
      </w:r>
      <w:r>
        <w:t>最后的那个夏天。二十多年前，那次</w:t>
      </w:r>
      <w:bookmarkStart w:id="40" w:name="ai7_d3b825b3_936a_46ea_87ed_677cb293ed14"/>
      <w:commentRangeStart w:id="41"/>
      <w:r>
        <w:t>没有仪式的生命告别</w:t>
      </w:r>
      <w:bookmarkEnd w:id="40"/>
      <w:commentRangeEnd w:id="41"/>
      <w:r>
        <w:rPr>
          <w:rStyle w:val="af0"/>
          <w:sz w:val="24"/>
          <w:szCs w:val="24"/>
        </w:rPr>
        <w:commentReference w:id="41"/>
      </w:r>
      <w:r>
        <w:t>，从灵魂放飞，孤灯守灵，到扶棺下葬，清明立碑，曾本之从头到尾都在现场。</w:t>
      </w:r>
    </w:p>
    <w:p w14:paraId="54B74508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这个早已死去的人用甲骨文写信，其信封上的地址不是曾本之工作的楚学院，而是写着</w:t>
      </w:r>
      <w:r>
        <w:t>“</w:t>
      </w:r>
      <w:r>
        <w:t>省博物馆背后，进东湖公园大门，过小梅岭、可竹轩，</w:t>
      </w:r>
      <w:bookmarkStart w:id="42" w:name="ai7_da6a245e_5a2a_4964_9bf3_e0aad9ab1da1"/>
      <w:commentRangeStart w:id="43"/>
      <w:del w:id="44" w:author="AI7" w:date="2026-06-19T03:46:00Z">
        <w:r>
          <w:delText>道路尽头俗称老鼠尾的半岛最前端先月亭前</w:delText>
        </w:r>
      </w:del>
      <w:ins w:id="45" w:author="AI7" w:date="2026-06-19T03:46:00Z">
        <w:r>
          <w:t>道路尽头俗称老鼠尾的半岛最前端，先月亭前</w:t>
        </w:r>
      </w:ins>
      <w:bookmarkEnd w:id="42"/>
      <w:commentRangeEnd w:id="43"/>
      <w:r>
        <w:rPr>
          <w:rStyle w:val="af0"/>
          <w:sz w:val="24"/>
          <w:szCs w:val="24"/>
        </w:rPr>
        <w:commentReference w:id="43"/>
      </w:r>
      <w:r>
        <w:t>，周一下午四点十分独坐在此的曾本之先生亲启</w:t>
      </w:r>
      <w:r>
        <w:t>”</w:t>
      </w:r>
      <w:r>
        <w:t>。</w:t>
      </w:r>
    </w:p>
    <w:p w14:paraId="15E020AC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这段文字描述的正是曾本之在固定时间、固定地点放松神经的地方，除了家人，外人不应当知道。当然，信封上的这些文字不是甲骨文，而是用打印机打印出来的标准楷体汉字。</w:t>
      </w:r>
    </w:p>
    <w:p w14:paraId="52521504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独坐之际，太阳将先月亭尖尖的阴影，从曾本之身体的右边无声无息地移到左边。</w:t>
      </w:r>
    </w:p>
    <w:p w14:paraId="31FD0C93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有些无聊的曾本之捡起身边的一块蚌壳，随手一扔，正好扔在先月亭阴影顶尖之处。他想起当年在随州擂鼓墩发掘曾侯乙大墓，周边村子里的小女孩最喜欢用花布</w:t>
      </w:r>
      <w:bookmarkStart w:id="46" w:name="ai7_e34dc23d_6092_4e34_b15b_a3544a7a7cdf"/>
      <w:commentRangeStart w:id="47"/>
      <w:del w:id="48" w:author="AI7" w:date="2026-06-19T03:46:00Z">
        <w:r>
          <w:delText>做的沙包往地上画的方格子里抛掷</w:delText>
        </w:r>
      </w:del>
      <w:ins w:id="49" w:author="AI7" w:date="2026-06-19T03:46:00Z">
        <w:r>
          <w:t>孩子们做的沙包往地上画的方格子里抛掷</w:t>
        </w:r>
      </w:ins>
      <w:bookmarkEnd w:id="46"/>
      <w:commentRangeEnd w:id="47"/>
      <w:r>
        <w:rPr>
          <w:rStyle w:val="af0"/>
          <w:sz w:val="24"/>
          <w:szCs w:val="24"/>
        </w:rPr>
        <w:commentReference w:id="47"/>
      </w:r>
      <w:r>
        <w:t>，并跳来跳去地玩一种叫跳房子的游戏。身边还有不少蚌壳，曾本之连续三次精准地将它们扔到</w:t>
      </w:r>
      <w:bookmarkStart w:id="50" w:name="ai7_e1a64ecf_309f_4f70_a31c_14a81505e634"/>
      <w:commentRangeStart w:id="51"/>
      <w:del w:id="52" w:author="AI7" w:date="2026-06-19T03:46:00Z">
        <w:r>
          <w:delText>先月亭影子顶尖之处</w:delText>
        </w:r>
      </w:del>
      <w:ins w:id="53" w:author="AI7" w:date="2026-06-19T03:46:00Z">
        <w:r>
          <w:t>先月亭阴影顶尖之处</w:t>
        </w:r>
      </w:ins>
      <w:bookmarkEnd w:id="50"/>
      <w:commentRangeEnd w:id="51"/>
      <w:r>
        <w:rPr>
          <w:rStyle w:val="af0"/>
          <w:sz w:val="24"/>
          <w:szCs w:val="24"/>
        </w:rPr>
        <w:commentReference w:id="51"/>
      </w:r>
      <w:r>
        <w:t>后，忽然觉得用它们打水漂更有意思。他试了一下，重量适中的蚌壳在水面上弹起又落下，落下又弹起，将一道</w:t>
      </w:r>
      <w:bookmarkStart w:id="54" w:name="ai7_e284ceb2_d920_4a6d_b093_7998445ce7a9"/>
      <w:commentRangeStart w:id="55"/>
      <w:r>
        <w:t>比女人身上的曲线还要美丽的弧线</w:t>
      </w:r>
      <w:bookmarkEnd w:id="54"/>
      <w:commentRangeEnd w:id="55"/>
      <w:r>
        <w:rPr>
          <w:rStyle w:val="af0"/>
          <w:sz w:val="24"/>
          <w:szCs w:val="24"/>
        </w:rPr>
        <w:commentReference w:id="55"/>
      </w:r>
      <w:r>
        <w:t>，渐次推向湖心，最终悄无声息地沉入湖底。</w:t>
      </w:r>
    </w:p>
    <w:p w14:paraId="53D8403D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bookmarkStart w:id="56" w:name="ai7_cf795694_888a_4bd2_8723_c65419c56b94"/>
      <w:commentRangeStart w:id="57"/>
      <w:r>
        <w:t>可以肯定，湖面上刚刚响过一声春雷</w:t>
      </w:r>
      <w:bookmarkEnd w:id="56"/>
      <w:commentRangeEnd w:id="57"/>
      <w:r>
        <w:rPr>
          <w:rStyle w:val="af0"/>
          <w:sz w:val="24"/>
          <w:szCs w:val="24"/>
        </w:rPr>
        <w:commentReference w:id="57"/>
      </w:r>
      <w:r>
        <w:t>，清水幽幽的那种静，柳枝悠悠的那种软，还有内心深处的那种空荡荡，都是只有突如其来的雷声刚刚响过才有的模样。曾本之坐在伸向湖心的细长半岛顶端，往前多走一步，便是秀色诱人的湖水。两只野鸭从面前游过，小脑袋甩动的水珠，几乎溅到他的脚背上。野鸭还没走远，一条金色的鲤鱼就从水底钻出来，像淘气的小猫那样，追着自己的尾巴转了一圈又一圈。最享受的还是那些来了就不肯离去的春风，将一缕缕的阳光，不停地吹在人的身上，落在哪里，哪里的毛孔就舒舒服服地张开了。这种无法拒绝的舒适，让曾本之像醉了一样，眼睛不必闭上，人却进入梦乡。仿佛过了很久，曾本之正自由地从满是青铜重器的大殿，深入到一堆被黄土掩埋的甲骨文中，并一眼看中那块最大的龟甲片。当他伸手拿起龟甲片时，一声沉雷落到地面上。青铜重器和甲骨文的梦境，一下子化成春光无限的东湖碧水。</w:t>
      </w:r>
    </w:p>
    <w:p w14:paraId="2A254006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已经有一阵子了，每个星期，</w:t>
      </w:r>
      <w:bookmarkStart w:id="58" w:name="ai7_bf16e930_5a0c_48c0_a99e_7231c5603514"/>
      <w:commentRangeStart w:id="59"/>
      <w:del w:id="60" w:author="AI7" w:date="2026-06-19T03:46:00Z">
        <w:r>
          <w:delText>多不会超过两次</w:delText>
        </w:r>
      </w:del>
      <w:ins w:id="61" w:author="AI7" w:date="2026-06-19T03:46:00Z">
        <w:r>
          <w:t>最多不会超过两次</w:t>
        </w:r>
      </w:ins>
      <w:bookmarkEnd w:id="58"/>
      <w:commentRangeEnd w:id="59"/>
      <w:r>
        <w:rPr>
          <w:rStyle w:val="af0"/>
          <w:sz w:val="24"/>
          <w:szCs w:val="24"/>
        </w:rPr>
        <w:commentReference w:id="59"/>
      </w:r>
      <w:r>
        <w:t>，但也不会少于一次，载有甲骨文的梦境，就会造访睡意正浓的曾本之。</w:t>
      </w:r>
    </w:p>
    <w:p w14:paraId="7215F42D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lastRenderedPageBreak/>
        <w:t>他将眼前的景物怔怔地看过几遍。</w:t>
      </w:r>
    </w:p>
    <w:p w14:paraId="4F4565EC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梦中的那一声沉雷，没有留下任何痕迹。</w:t>
      </w:r>
    </w:p>
    <w:p w14:paraId="3463E713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就在这时，他听到一个声音：“你是不是姓曾？”</w:t>
      </w:r>
    </w:p>
    <w:p w14:paraId="77A4A3A8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曾本之惊讶地回头望去，一个穿邮递员制服的男人站在身后。</w:t>
      </w:r>
    </w:p>
    <w:p w14:paraId="0227697C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男人继续问：</w:t>
      </w:r>
      <w:r>
        <w:t>“</w:t>
      </w:r>
      <w:r>
        <w:t>你叫曾本之吗？</w:t>
      </w:r>
      <w:bookmarkStart w:id="62" w:name="ai7_c60cfce8_8390_4e1b_ab4e_4cf4d98623fc"/>
      <w:commentRangeStart w:id="63"/>
      <w:r>
        <w:t>我这里有一封寄给他的信</w:t>
      </w:r>
      <w:bookmarkEnd w:id="62"/>
      <w:commentRangeEnd w:id="63"/>
      <w:r>
        <w:rPr>
          <w:rStyle w:val="af0"/>
          <w:sz w:val="24"/>
          <w:szCs w:val="24"/>
        </w:rPr>
        <w:commentReference w:id="63"/>
      </w:r>
      <w:r>
        <w:t>。</w:t>
      </w:r>
      <w:r>
        <w:t>”</w:t>
      </w:r>
    </w:p>
    <w:p w14:paraId="3D065A7E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从错愕中清醒过来的曾本之肯定地点了点头，并按邮递员的要求亮了一下自己的身份证。</w:t>
      </w:r>
    </w:p>
    <w:p w14:paraId="37CA6034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邮递员将信交给他之前，实在忍不住多说了几句，自己在东亭邮局当了三十几年的邮递员，这一带尽是文化单位，文化人一多稀奇古怪的信件就多。但与曾本之收到的这封信相比，先前那些古怪便是再正常不过的了。邮政局的人一致认为是恶作剧，同时又都觉得好奇，他</w:t>
      </w:r>
      <w:bookmarkStart w:id="64" w:name="PageNo3"/>
      <w:r w:rsidRPr="004B3595">
        <w:rPr>
          <w:rFonts w:cs="SimSun" w:hint="eastAsia"/>
          <w:sz w:val="21"/>
          <w:szCs w:val="21"/>
        </w:rPr>
        <w:t>才</w:t>
      </w:r>
      <w:bookmarkEnd w:id="64"/>
      <w:r w:rsidRPr="004B3595">
        <w:rPr>
          <w:rFonts w:cs="SimSun" w:hint="eastAsia"/>
          <w:sz w:val="21"/>
          <w:szCs w:val="21"/>
        </w:rPr>
        <w:t>决定试试看。没想到这么古怪的信，还真有更加古怪的人收。</w:t>
      </w:r>
    </w:p>
    <w:p w14:paraId="69D97FDB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bookmarkStart w:id="65" w:name="ai7_666c6961_f072_40fa_b109_f20795ac2776"/>
      <w:commentRangeStart w:id="66"/>
      <w:del w:id="67" w:author="AI7" w:date="2026-06-19T03:46:00Z">
        <w:r>
          <w:delText>曾本之接过信件，只看了一眼，便忍俊不禁。曾本之也想看个究竟</w:delText>
        </w:r>
      </w:del>
      <w:ins w:id="68" w:author="AI7" w:date="2026-06-19T03:46:00Z">
        <w:r>
          <w:t>曾本之接过信件，只看了一眼，便忍俊不禁。他也想看个究竟</w:t>
        </w:r>
      </w:ins>
      <w:bookmarkEnd w:id="65"/>
      <w:commentRangeEnd w:id="66"/>
      <w:r>
        <w:rPr>
          <w:rStyle w:val="af0"/>
          <w:sz w:val="24"/>
          <w:szCs w:val="24"/>
        </w:rPr>
        <w:commentReference w:id="66"/>
      </w:r>
      <w:r>
        <w:t>，能将信寄到如此古怪的地方，写信的人肯定对自己各方面的情况相当了解。既然如此熟悉，又何必要玩这种小把戏呢？当着邮递员的面，曾本之有些迫不及待地拆开信封，取出一张旧得发黄的信笺。</w:t>
      </w:r>
    </w:p>
    <w:p w14:paraId="580AF403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在看清楚信的内容之后，他马上想到，世界上最后一片安宁之地终于不再属于自己了。</w:t>
      </w:r>
    </w:p>
    <w:p w14:paraId="373FEFCE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“这是什么，是画的画，还是写的字？”</w:t>
      </w:r>
    </w:p>
    <w:p w14:paraId="2ADF8E13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突然出现在曾本之眼前的四个字，让也想看个稀奇的邮递员不知为何物。</w:t>
      </w:r>
    </w:p>
    <w:p w14:paraId="5D5A3961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曾本之盯着那四个字发呆，并非不认识它们，而是一眼看出，这四个字，从字迹气韵到纸张气息，实在是太熟悉了。</w:t>
      </w:r>
    </w:p>
    <w:p w14:paraId="69582D34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“这是甲骨文！”</w:t>
      </w:r>
    </w:p>
    <w:p w14:paraId="76CB2477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曾本之没有乱方寸，还记得耐心地向邮递员解释。</w:t>
      </w:r>
    </w:p>
    <w:p w14:paraId="6A42DDBE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邮递员对甲骨文没有兴趣，他想了解，既然在如此古怪的收</w:t>
      </w:r>
      <w:bookmarkStart w:id="69" w:name="ai7_79dccb02_1d5b_4e17_92b9_74ce083fb7dd"/>
      <w:commentRangeStart w:id="70"/>
      <w:del w:id="71" w:author="AI7" w:date="2026-06-19T03:46:00Z">
        <w:r>
          <w:delText>信地址背后</w:delText>
        </w:r>
      </w:del>
      <w:ins w:id="72" w:author="AI7" w:date="2026-06-19T03:46:00Z">
        <w:r>
          <w:t>信件地址背后</w:t>
        </w:r>
      </w:ins>
      <w:bookmarkEnd w:id="69"/>
      <w:commentRangeEnd w:id="70"/>
      <w:r>
        <w:rPr>
          <w:rStyle w:val="af0"/>
          <w:sz w:val="24"/>
          <w:szCs w:val="24"/>
        </w:rPr>
        <w:commentReference w:id="70"/>
      </w:r>
      <w:r>
        <w:t>，还有更加古怪的甲骨文文字，它所书写的内容是什么，是不是解决了世界上的某个不解之谜？曾本之不再满足邮递员的好奇心，对他说，邮政法的核心是确保公民通信自由，而这种自由的核心则是确保公民的隐私权。邮递员自然知道这些，他都离开好几步了，还忍不住嘟哝几句。</w:t>
      </w:r>
    </w:p>
    <w:p w14:paraId="2241AD3F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“别拿甲骨文吓唬人，我看你也是睁眼瞎。”</w:t>
      </w:r>
    </w:p>
    <w:p w14:paraId="4CA020F4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曾本之没有接话，他已经在琢磨，像晴空霹雳一样来到眼前的甲骨文书信。一张薄纸上虽然写着世上罕见的文字，</w:t>
      </w:r>
      <w:bookmarkStart w:id="73" w:name="ai7_a9ad9618_2e19_4304_90a8_6093b115a290"/>
      <w:commentRangeStart w:id="74"/>
      <w:r>
        <w:t>意思却是再明白不过：或许是先前某件事，中途被停止，如今要重新开始了；或许是先前有种论述，想说而没有说出来，现在必须说话了。</w:t>
      </w:r>
      <w:bookmarkEnd w:id="73"/>
      <w:commentRangeEnd w:id="74"/>
      <w:r>
        <w:rPr>
          <w:rStyle w:val="af0"/>
          <w:sz w:val="24"/>
          <w:szCs w:val="24"/>
        </w:rPr>
        <w:commentReference w:id="74"/>
      </w:r>
      <w:r>
        <w:t>总之都是表示，有什么事情从此要大变样了。</w:t>
      </w:r>
    </w:p>
    <w:p w14:paraId="361D0D07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甲骨文书信上只竖着写了四个字。</w:t>
      </w:r>
    </w:p>
    <w:p w14:paraId="13899DF6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如此言简意赅符合曾本之的职业习惯。</w:t>
      </w:r>
    </w:p>
    <w:p w14:paraId="217DA6BC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同样，它也表明写信人具有与曾本之相同的职业素养。</w:t>
      </w:r>
    </w:p>
    <w:p w14:paraId="6C722EE5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四个甲骨文文字是：拯之承启！</w:t>
      </w:r>
    </w:p>
    <w:p w14:paraId="737DF4A9" w14:textId="77777777" w:rsidR="00EA49DF" w:rsidRPr="004B3595" w:rsidRDefault="00EA49DF" w:rsidP="00EA49DF">
      <w:pPr>
        <w:ind w:firstLineChars="200" w:firstLine="420"/>
      </w:pPr>
      <w:r w:rsidRPr="004B3595">
        <w:rPr>
          <w:rFonts w:cs="SimSun" w:hint="eastAsia"/>
          <w:sz w:val="21"/>
          <w:szCs w:val="21"/>
        </w:rPr>
        <w:t>在四个甲骨文文字的左下方，还有一方红彤彤的印章：郝嘉。</w:t>
      </w:r>
    </w:p>
    <w:p w14:paraId="421FDFC5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那是一个人的名字。虽然过去了二十多年，曾本之对这个名字的熟悉程度，依然仅次于自己的名字。</w:t>
      </w:r>
    </w:p>
    <w:p w14:paraId="5BD86374" w14:textId="77777777" w:rsidR="00EA49DF" w:rsidRPr="004B3595" w:rsidRDefault="00EA49DF" w:rsidP="00EA49DF">
      <w:pPr>
        <w:pStyle w:val="2"/>
        <w:rPr>
          <w:rFonts w:cs="Times New Roman" w:hint="eastAsia"/>
        </w:rPr>
      </w:pPr>
      <w:r w:rsidRPr="004B3595">
        <w:rPr>
          <w:rFonts w:cs="SimHei" w:hint="eastAsia"/>
        </w:rPr>
        <w:t>贰</w:t>
      </w:r>
    </w:p>
    <w:p w14:paraId="176C3FA5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人身上若是没有一点古怪的东西那就不是人。</w:t>
      </w:r>
    </w:p>
    <w:p w14:paraId="2ED26300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人生当中若是没有遇上一两件奇异的事情那就不是人生。</w:t>
      </w:r>
    </w:p>
    <w:p w14:paraId="582CCA78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曾本之揣着那封古怪的信件坐在家里，本是等女婿郑雄回来说话。离政府规定的下班时</w:t>
      </w:r>
      <w:r w:rsidRPr="004B3595">
        <w:rPr>
          <w:rFonts w:cs="SimSun" w:hint="eastAsia"/>
          <w:sz w:val="21"/>
          <w:szCs w:val="21"/>
        </w:rPr>
        <w:lastRenderedPageBreak/>
        <w:t>间还有半小时，一位老朋友打来的电话，让他改了主意。</w:t>
      </w:r>
    </w:p>
    <w:p w14:paraId="496044C5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老朋友也是不爱打电话，而喜欢写信的一类，也是因为急了，才费力地找出曾本之的电话号码。家里的电话铃响，一般都是找安静。曾本之虽然坐在电话机旁，也懒得伸手接一下。安静从阳台跑回客厅，对着电话非常客气地说了几句，便将话筒塞给曾本之：</w:t>
      </w:r>
      <w:r>
        <w:t>“</w:t>
      </w:r>
      <w:r>
        <w:t>马先生找你！</w:t>
      </w:r>
      <w:r>
        <w:t>”</w:t>
      </w:r>
      <w:r>
        <w:t>对电话有些麻木的曾本之，直到拿起话筒，听见楚学院的同事马跃之的声音后，</w:t>
      </w:r>
      <w:bookmarkStart w:id="75" w:name="ai7_b1e123b5_260d_47b1_9142_fd79830ef322"/>
      <w:commentRangeStart w:id="76"/>
      <w:del w:id="77" w:author="AI7" w:date="2026-06-19T03:46:00Z">
        <w:r>
          <w:delText>情绪上才振作一些</w:delText>
        </w:r>
      </w:del>
      <w:ins w:id="78" w:author="AI7" w:date="2026-06-19T03:46:00Z">
        <w:r>
          <w:t>情绪才振作了一些</w:t>
        </w:r>
      </w:ins>
      <w:bookmarkEnd w:id="75"/>
      <w:commentRangeEnd w:id="76"/>
      <w:r>
        <w:rPr>
          <w:rStyle w:val="af0"/>
          <w:sz w:val="24"/>
          <w:szCs w:val="24"/>
        </w:rPr>
        <w:commentReference w:id="76"/>
      </w:r>
      <w:r>
        <w:t>。</w:t>
      </w:r>
    </w:p>
    <w:p w14:paraId="0D3B17FB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马跃之在楚学院也是栋梁之材，虽然做的也是关于楚学的学问，方向上与曾本之完全不同。有两句形容楚学院的话：知之者之之也，不知者之之乎。前一句是表示对曾本之和马跃之的尊崇，后一句则是对楚学研究者各有所长，同时各有所短的形象描述。马跃之专攻漆器和丝绸，是这个方向上声名显赫的学术权威，但对甲骨文和青铜重器从不轻言，必须要说话时，也会用</w:t>
      </w:r>
      <w:r>
        <w:t>“</w:t>
      </w:r>
      <w:r>
        <w:t>两周重器</w:t>
      </w:r>
      <w:r>
        <w:t>”</w:t>
      </w:r>
      <w:r>
        <w:t>代替</w:t>
      </w:r>
      <w:r>
        <w:t>“</w:t>
      </w:r>
      <w:r>
        <w:t>青铜重器</w:t>
      </w:r>
      <w:r>
        <w:t>”</w:t>
      </w:r>
      <w:r>
        <w:t>。曾本之也是如此，凡是与漆器、丝绸相关的问题，任何时候都不会乱说一个字。如果说他俩之间真的有什么心结，那也是研究方向不同造成的。比如马跃之人前人后都爱说，自己之所以人微言轻，是因为研究的东西都是轻飘飘的，不比曾本之，开口闭口、睁眼闭眼都是重器，想不让社会重视都不行。曾本之每次闻听，都要回敬马跃之是人在福中不知福，从古至今丝绸总是与美女联系在一起，研究丝绸就等于是研究女人。</w:t>
      </w:r>
      <w:bookmarkStart w:id="79" w:name="ai7_4bcf5bfd_c852_42c7_9157_d76b07a80510"/>
      <w:commentRangeStart w:id="80"/>
      <w:del w:id="81" w:author="AI7" w:date="2026-06-19T03:46:00Z">
        <w:r>
          <w:delText>马跃之上第一次谈恋爱就选了一个不算</w:delText>
        </w:r>
        <w:r>
          <w:delText>“</w:delText>
        </w:r>
        <w:r>
          <w:delText>市花</w:delText>
        </w:r>
        <w:r>
          <w:delText>”</w:delText>
        </w:r>
        <w:r>
          <w:delText>，起码也是水果湖</w:delText>
        </w:r>
        <w:r>
          <w:delText>“</w:delText>
        </w:r>
        <w:r>
          <w:delText>湖花</w:delText>
        </w:r>
        <w:r>
          <w:delText>”</w:delText>
        </w:r>
        <w:r>
          <w:delText>的柳琴把婚结了。</w:delText>
        </w:r>
      </w:del>
      <w:ins w:id="82" w:author="AI7" w:date="2026-06-19T03:46:00Z">
        <w:r>
          <w:t>马跃之第一次谈恋爱就选了一个不算</w:t>
        </w:r>
        <w:r>
          <w:t>“</w:t>
        </w:r>
        <w:r>
          <w:t>市花</w:t>
        </w:r>
        <w:r>
          <w:t>”</w:t>
        </w:r>
        <w:r>
          <w:t>，起码也是水果湖</w:t>
        </w:r>
        <w:r>
          <w:t>“</w:t>
        </w:r>
        <w:r>
          <w:t>湖花</w:t>
        </w:r>
        <w:r>
          <w:t>”</w:t>
        </w:r>
        <w:r>
          <w:t>的柳琴，把婚结了。</w:t>
        </w:r>
      </w:ins>
      <w:bookmarkEnd w:id="79"/>
      <w:commentRangeEnd w:id="80"/>
      <w:r>
        <w:rPr>
          <w:rStyle w:val="af0"/>
          <w:sz w:val="24"/>
          <w:szCs w:val="24"/>
        </w:rPr>
        <w:commentReference w:id="80"/>
      </w:r>
      <w:r>
        <w:t>相比之下，曾本之就差远了，四十岁之前，无论多么努力，就是没有相中哪个女人，也没有哪个女人面带桃红羞涩地多看他几眼，惨淡经营到四十岁，碰上在水果湖一家银行做出纳员的安静，总算点了一下千金之首，答应嫁给他。</w:t>
      </w:r>
    </w:p>
    <w:p w14:paraId="2F13A691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曾本之对着话筒说：“好久没听到马先生丝绸般的声音了！”</w:t>
      </w:r>
    </w:p>
    <w:p w14:paraId="1FE9CCDD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电话那头的马跃之马上回答说：“彼此彼此，我也好久没有闻到曾先生满身的铜臭了！”</w:t>
      </w:r>
    </w:p>
    <w:p w14:paraId="6764F900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一旁听着的安静马上冲着话筒说：“什么好久，你们有没有时间概念？上个星期你还来我家冲着曾侯乙尊盘照片发呆，柳琴还笑你是不是从那上面看出一个大美人来！”</w:t>
      </w:r>
    </w:p>
    <w:p w14:paraId="27B1501D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马跃之在那边哈哈大笑：</w:t>
      </w:r>
      <w:r>
        <w:t>“</w:t>
      </w:r>
      <w:r>
        <w:t>你们女人真是没有醋就不过日子。我只是想问，又不是女大十八变，怎么彩色照片上的曾侯</w:t>
      </w:r>
      <w:bookmarkStart w:id="83" w:name="ai7_032da750_c38d_4544_a063_e0ad45a3e765"/>
      <w:commentRangeStart w:id="84"/>
      <w:del w:id="85" w:author="AI7" w:date="2026-06-19T03:46:00Z">
        <w:r>
          <w:delText>乙尊盘比黑白照片上的曾侯乙尊盘显得皱纹多一些，就打翻了两只醋坛子。</w:delText>
        </w:r>
        <w:r>
          <w:delText>”</w:delText>
        </w:r>
      </w:del>
      <w:ins w:id="86" w:author="AI7" w:date="2026-06-19T03:46:00Z">
        <w:r>
          <w:t>这尊盘比黑白照片上的曾侯乙尊盘显得皱纹多一些，你就打翻了两只醋坛子。</w:t>
        </w:r>
        <w:r>
          <w:t>”</w:t>
        </w:r>
      </w:ins>
      <w:bookmarkEnd w:id="83"/>
      <w:commentRangeEnd w:id="84"/>
      <w:r w:rsidRPr="004B3595">
        <w:rPr>
          <w:rStyle w:val="af0"/>
        </w:rPr>
        <w:commentReference w:id="84"/>
      </w:r>
    </w:p>
    <w:p w14:paraId="585B3D94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“还是马先生说得对，你长着桃花眼，看什么都像看丝绸。等着吧，等柳琴活到九十岁时，她脸上肯定全是丝绸！”安静继续冲着话筒说，“在别人面前你俩是一对老顽固，你俩单独在一起，就成了一对老顽童。”</w:t>
      </w:r>
    </w:p>
    <w:p w14:paraId="3F5636D3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曾本之在电话这边笑，马跃之在电话那边笑。</w:t>
      </w:r>
    </w:p>
    <w:p w14:paraId="6982113F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他俩这样说话是有渊源的。当年马跃之结婚时，曾本之没料到自己的婚姻将会是</w:t>
      </w:r>
      <w:bookmarkStart w:id="87" w:name="ai7_a75d22fc_e107_4cbc_a952_2ed450ccacec"/>
      <w:commentRangeStart w:id="88"/>
      <w:del w:id="89" w:author="AI7" w:date="2026-06-19T03:46:00Z">
        <w:r>
          <w:delText>比研究的青铜重器更难的难题</w:delText>
        </w:r>
      </w:del>
      <w:ins w:id="90" w:author="AI7" w:date="2026-06-19T03:46:00Z">
        <w:r>
          <w:t>比研究青铜重器还难的难题</w:t>
        </w:r>
      </w:ins>
      <w:bookmarkEnd w:id="87"/>
      <w:commentRangeEnd w:id="88"/>
      <w:r>
        <w:rPr>
          <w:rStyle w:val="af0"/>
          <w:sz w:val="24"/>
          <w:szCs w:val="24"/>
        </w:rPr>
        <w:commentReference w:id="88"/>
      </w:r>
      <w:r>
        <w:t>，作为伴郎，他在婚礼上幽默地说，马跃之研究丝绸，就真的找了个丝绸般美丽的妻子，</w:t>
      </w:r>
      <w:bookmarkStart w:id="91" w:name="ai7_99e78516_3a86_4d26_a827_eb3cd0a94a68"/>
      <w:commentRangeStart w:id="92"/>
      <w:del w:id="93" w:author="AI7" w:date="2026-06-19T03:46:00Z">
        <w:r>
          <w:delText>他要借马跃之的吉瑞祝福自己</w:delText>
        </w:r>
      </w:del>
      <w:ins w:id="94" w:author="AI7" w:date="2026-06-19T03:46:00Z">
        <w:r>
          <w:t>他要借马跃之的吉言祝福自己</w:t>
        </w:r>
      </w:ins>
      <w:bookmarkEnd w:id="91"/>
      <w:commentRangeEnd w:id="92"/>
      <w:r>
        <w:rPr>
          <w:rStyle w:val="af0"/>
          <w:sz w:val="24"/>
          <w:szCs w:val="24"/>
        </w:rPr>
        <w:commentReference w:id="92"/>
      </w:r>
      <w:r>
        <w:t>，既然是研究青铜重器的，将来就找一个浑身铜臭的女人做老婆。本是一句给婚礼助兴的玩笑话，没想到却一语成谶，当了半辈子光棍，最后真的和一个整天与钞票打交道的银行出纳做了夫妻。</w:t>
      </w:r>
    </w:p>
    <w:p w14:paraId="3DDC7A80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笑话几句，马跃之才说正经事。他刚听说，宁波那边有个活动，可以去两个人，邀请方想让他俩去。他自然很想去，</w:t>
      </w:r>
      <w:bookmarkStart w:id="95" w:name="ai7_c86d69db_90c0_4932_b707_8d3d33fd984d"/>
      <w:commentRangeStart w:id="96"/>
      <w:del w:id="97" w:author="AI7" w:date="2026-06-19T03:46:00Z">
        <w:r>
          <w:delText>可以一路上与好好聊聊天</w:delText>
        </w:r>
      </w:del>
      <w:ins w:id="98" w:author="AI7" w:date="2026-06-19T03:46:00Z">
        <w:r>
          <w:t>可以一路上与他好好聊聊天</w:t>
        </w:r>
      </w:ins>
      <w:bookmarkEnd w:id="95"/>
      <w:commentRangeEnd w:id="96"/>
      <w:r>
        <w:rPr>
          <w:rStyle w:val="af0"/>
          <w:sz w:val="24"/>
          <w:szCs w:val="24"/>
        </w:rPr>
        <w:commentReference w:id="96"/>
      </w:r>
      <w:r>
        <w:t>。马跃之也清楚，曾本之这些年外出参加活动都是由郑雄作陪，他</w:t>
      </w:r>
      <w:r>
        <w:lastRenderedPageBreak/>
        <w:t>要曾本之破例一次，就不要带上郑雄，也算是给自己一个机会。换了别人，这样说话肯定要弄出矛盾来。因为二人关系很好，再难听的话，只要是马跃之说的，曾本之就不会计较，反过来也一样。马跃之也不是真要言语伤人，一旦发现自己的幽默太冷了，就会想办法绕回来。果然，马跃之接着就来了一个转折，说自己打电话来是想确认一下，宁波的活动，曾本之若去他就去，曾本之若是不去，他也就懒得去了。</w:t>
      </w:r>
    </w:p>
    <w:p w14:paraId="4E544775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揣着那封用甲骨文写的信回家时，安静就对他说过这事，也是楚学院打电话来通知的。安静不等曾本之回来商量，就替他答应了。曾本之将这件事的过程连同安静的原话一并与马跃之说了。安静替他做主的理由是，男人活到这个年纪要多多外出走动，让外面的新鲜东西刺激一下神经，成天待在一个地方，死死地想一个问题，老年痴呆会来得更快。奇怪的是安静一向只要女婿郑雄陪同曾本之出差，这一次她竟然破例要曾本之拉上马跃之。</w:t>
      </w:r>
    </w:p>
    <w:p w14:paraId="12462DDF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马跃之笑着说，自己现在太想患老年痴呆症，不想活得太明白，痴痴呆呆多好，说什么都可以，较真的话，难听的话，刺耳的话，装疯卖傻倚老卖老的话，哪怕站到水果湖的十字街头喊口号骂谁，也不会有人计较。</w:t>
      </w:r>
    </w:p>
    <w:p w14:paraId="295A79BD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两个人在电话</w:t>
      </w:r>
      <w:bookmarkStart w:id="99" w:name="ai7_24e7b082_613c_4641_b858_81f470c39ad6"/>
      <w:commentRangeStart w:id="100"/>
      <w:del w:id="101" w:author="AI7" w:date="2026-06-19T03:46:00Z">
        <w:r>
          <w:delText>里将去宁波的事敲定后</w:delText>
        </w:r>
      </w:del>
      <w:ins w:id="102" w:author="AI7" w:date="2026-06-19T03:46:00Z">
        <w:r>
          <w:t>曾本之将去宁波的事敲定后</w:t>
        </w:r>
      </w:ins>
      <w:bookmarkEnd w:id="99"/>
      <w:commentRangeEnd w:id="100"/>
      <w:r>
        <w:rPr>
          <w:rStyle w:val="af0"/>
          <w:sz w:val="24"/>
          <w:szCs w:val="24"/>
        </w:rPr>
        <w:commentReference w:id="100"/>
      </w:r>
      <w:r>
        <w:t>，马跃之还没有挂断电话的意思。曾本之觉得奇怪，如此拖泥带水并非马跃之的性格，这么拐着弯一想，他便认定，马跃之还有什么话想说。于是，他将闲话打住，直截了当地问马跃之，是不是还有不方便的话要对自己说。</w:t>
      </w:r>
    </w:p>
    <w:p w14:paraId="0EFD0435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曾本之认真地问，马跃之只能跟着认真地回答：“郑雄下午是不是参加了省里的一个会</w:t>
      </w:r>
      <w:bookmarkStart w:id="103" w:name="PageNo5"/>
      <w:r w:rsidRPr="004B3595">
        <w:rPr>
          <w:rFonts w:cs="SimSun" w:hint="eastAsia"/>
          <w:sz w:val="21"/>
          <w:szCs w:val="21"/>
        </w:rPr>
        <w:t>议</w:t>
      </w:r>
      <w:bookmarkEnd w:id="103"/>
      <w:r w:rsidRPr="004B3595">
        <w:rPr>
          <w:rFonts w:cs="SimSun" w:hint="eastAsia"/>
          <w:sz w:val="21"/>
          <w:szCs w:val="21"/>
        </w:rPr>
        <w:t>？”</w:t>
      </w:r>
    </w:p>
    <w:p w14:paraId="1B970FBE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曾本之一向对行政上的会议不感兴趣，不管媒体如何连篇累牍地报道，官衔带长字的人唾沫横飞地宣讲，他都记不住，偏偏记住今天下午的会，是因为郑雄在家里说过，这是新省长上任后的第一个会。如果郑雄仅</w:t>
      </w:r>
      <w:bookmarkStart w:id="104" w:name="ai7_01a8cbae_f0e5_4eb4_874e_cd4a86c7b2bf"/>
      <w:commentRangeStart w:id="105"/>
      <w:del w:id="106" w:author="AI7" w:date="2026-06-19T03:46:00Z">
        <w:r>
          <w:delText>仅只是如此说一说</w:delText>
        </w:r>
      </w:del>
      <w:ins w:id="107" w:author="AI7" w:date="2026-06-19T03:46:00Z">
        <w:r>
          <w:t>仅仅是如此说一说</w:t>
        </w:r>
      </w:ins>
      <w:bookmarkEnd w:id="104"/>
      <w:commentRangeEnd w:id="105"/>
      <w:r>
        <w:rPr>
          <w:rStyle w:val="af0"/>
          <w:sz w:val="24"/>
          <w:szCs w:val="24"/>
        </w:rPr>
        <w:commentReference w:id="105"/>
      </w:r>
      <w:r>
        <w:t>，曾本之也不一定能够记住。郑雄说过之后，马上找出几本楚学研究的新书，说是看看有没有值得借鉴的新的研究成果。郑雄将那些书从头到尾翻了一遍后，嫌它们只会炒剩饭。被郑雄瞧不起的这些书，其中就有马跃之的</w:t>
      </w:r>
      <w:bookmarkStart w:id="108" w:name="ai7_b7ddbb70_0c0b_4c52_8e84_115e619d1051"/>
      <w:commentRangeStart w:id="109"/>
      <w:del w:id="110" w:author="AI7" w:date="2026-06-19T03:46:00Z">
        <w:r>
          <w:delText>如何保护春秋墓葬中出土丝绸的专著</w:delText>
        </w:r>
      </w:del>
      <w:ins w:id="111" w:author="AI7" w:date="2026-06-19T03:46:00Z">
        <w:r>
          <w:t>《如何保护春秋墓葬中出土丝绸》</w:t>
        </w:r>
      </w:ins>
      <w:bookmarkEnd w:id="108"/>
      <w:commentRangeEnd w:id="109"/>
      <w:r>
        <w:rPr>
          <w:rStyle w:val="af0"/>
          <w:sz w:val="24"/>
          <w:szCs w:val="24"/>
        </w:rPr>
        <w:commentReference w:id="109"/>
      </w:r>
      <w:r>
        <w:t>。曾本之拿起马跃之的书提醒郑雄，这本专著学术水平相当高，不仅要读，还要好好读，否则就会在楚学界掉队落伍。郑雄没有说一定读，也没有说一定不读，只是说十本马跃之的书堆在一起，也比不上曾本之的一本书。</w:t>
      </w:r>
    </w:p>
    <w:p w14:paraId="0D439F21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马跃之继续说：“下午的会，原本没有安排郑雄发言，因为时间宽裕才让郑雄在最后时刻说几分钟。哪想到他一开口就恭维新上任的省长是二十一世纪的楚庄王！”</w:t>
      </w:r>
    </w:p>
    <w:p w14:paraId="763C63D1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马跃之将郑雄的话原原本本地说给曾本之听后，还要评论一通：“堂堂中原霸主统辖的范围有好几个省，一介省长，怎么能与三年不鸣，一鸣惊人，三年不飞，一飞冲天的春秋五霸之一的楚庄王相比？就说现在，综合实力排名每况愈下，都要向二十名看齐了，对得起天时地利吗！退一步去想，就算省长能干，可以称为楚庄王，上面那位管他和领导他的省委书记又是什么呢？楚庄王虽然少年就登上大位，上面并没有太上皇，楚国历史中也从没有过太上皇。是因为父亲楚穆王死得太突然，楚庄王才无奈接管楚国权力。所以呀，郑雄这样乱用形容比喻，有僭越和礼坏之嫌。”</w:t>
      </w:r>
    </w:p>
    <w:p w14:paraId="05CE36ED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马跃之到底是修养深厚，说起话来，像风一样顺畅，像水一样透彻，一句句话，一个个字，都是对事实的说明。马跃之甚至故意自贬，妻子太能干了也不是好事，</w:t>
      </w:r>
      <w:bookmarkStart w:id="112" w:name="ai7_a7337337_9ed5_4dd0_88ab_66b5360bf396"/>
      <w:commentRangeStart w:id="113"/>
      <w:r>
        <w:t>像这些事情</w:t>
      </w:r>
      <w:bookmarkEnd w:id="112"/>
      <w:commentRangeEnd w:id="113"/>
      <w:r>
        <w:rPr>
          <w:rStyle w:val="af0"/>
          <w:sz w:val="24"/>
          <w:szCs w:val="24"/>
        </w:rPr>
        <w:commentReference w:id="113"/>
      </w:r>
      <w:r>
        <w:t>，如果不是柳琴在水果湖一带有太多的朋友和熟人，按一般情况，半年之后自己能不能听到这样的消息还很难说。这种事没听到也就罢了，一旦听到了，如果不告诉曾本之，就太对不起二人之间几十年的友情。在修养同样</w:t>
      </w:r>
      <w:r>
        <w:lastRenderedPageBreak/>
        <w:t>深厚的曾本之听来，马跃之说的每一个字和每一句话，都像那把国宝级的越王勾践剑，</w:t>
      </w:r>
      <w:bookmarkStart w:id="114" w:name="ai7_6380d89f_838a_42cf_9a80_b52cd89928a9"/>
      <w:commentRangeStart w:id="115"/>
      <w:del w:id="116" w:author="AI7" w:date="2026-06-19T03:46:00Z">
        <w:r>
          <w:delText>有诗意很优雅地戳着他的心窝</w:delText>
        </w:r>
      </w:del>
      <w:ins w:id="117" w:author="AI7" w:date="2026-06-19T03:46:00Z">
        <w:r>
          <w:t>有诗意、很优雅地戳着他的心窝</w:t>
        </w:r>
      </w:ins>
      <w:bookmarkEnd w:id="114"/>
      <w:commentRangeEnd w:id="115"/>
      <w:r>
        <w:rPr>
          <w:rStyle w:val="af0"/>
          <w:sz w:val="24"/>
          <w:szCs w:val="24"/>
        </w:rPr>
        <w:commentReference w:id="115"/>
      </w:r>
      <w:r>
        <w:t>。</w:t>
      </w:r>
    </w:p>
    <w:p w14:paraId="531DC816" w14:textId="77777777" w:rsidR="00EA49DF" w:rsidRPr="004B3595" w:rsidRDefault="00EA49DF" w:rsidP="00EA49DF">
      <w:pPr>
        <w:ind w:firstLineChars="200" w:firstLine="480"/>
        <w:rPr>
          <w:sz w:val="21"/>
          <w:szCs w:val="21"/>
        </w:rPr>
      </w:pPr>
      <w:r>
        <w:t>毕竟郑雄是自己的得意门生，又是住家女婿，曾本之不好显得很生气，又不能不表示生气，他说：</w:t>
      </w:r>
      <w:r>
        <w:t>“</w:t>
      </w:r>
      <w:r>
        <w:t>放眼大别山前，长江两岸，金戈铁马的楚庄王不知道去了哪里，长袖善舞的溜须小吏倒是车水马龙，十公里长的武珞路都容不下，只怕要将东端的光谷大道和西端的汉阳大道</w:t>
      </w:r>
      <w:bookmarkStart w:id="118" w:name="ai7_877b6b89_d784_4367_aedb_5e81b65feeab"/>
      <w:commentRangeStart w:id="119"/>
      <w:del w:id="120" w:author="AI7" w:date="2026-06-19T03:46:00Z">
        <w:r>
          <w:delText>连接起才够用</w:delText>
        </w:r>
      </w:del>
      <w:ins w:id="121" w:author="AI7" w:date="2026-06-19T03:46:00Z">
        <w:r>
          <w:t>连接起来才够用</w:t>
        </w:r>
      </w:ins>
      <w:bookmarkEnd w:id="118"/>
      <w:commentRangeEnd w:id="119"/>
      <w:r>
        <w:rPr>
          <w:rStyle w:val="af0"/>
          <w:sz w:val="24"/>
          <w:szCs w:val="24"/>
        </w:rPr>
        <w:commentReference w:id="119"/>
      </w:r>
      <w:r>
        <w:t>。</w:t>
      </w:r>
      <w:r>
        <w:t>”</w:t>
      </w:r>
    </w:p>
    <w:p w14:paraId="3891D15B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马跃之再说话时，反而有些劝导的意思：“新官上任，说几句祝贺的话，也不是没有道理，用不着太责备郑雄了。人家现在是副厅长，哪怕在家里也要给他留点面子。”</w:t>
      </w:r>
    </w:p>
    <w:p w14:paraId="4D194FF9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恰恰是后面这句话，让曾本之暗暗作了决定，暂时不在郑雄面前提及用甲骨文写的那封信。可是这种事既然发生了，独自憋在心里也难受得很，他便约马跃之，明天上午在楚学院见面。</w:t>
      </w:r>
    </w:p>
    <w:p w14:paraId="5F1DDAF9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放下电话，曾本之回到书房，对着墙上那幅精心装饰的曾侯乙尊盘照片呆坐了一阵。这张比实物要大几倍的黑白照片，拍摄于一九七八年曾侯乙尊盘刚刚出土之时，是曾本之最喜欢的，也是他个人生活中的唯一饰物。与之对坐时，别人看到的是一个老男人对既往辉煌的留恋，看不到他那胸膛深处涌动的心潮，比龙王庙下面，长江与汉水交汇时形成的暗流还要汹涌。看了一阵，大约是内心有了别的想法，曾本之从抽屉里取出一只放大镜，走到曾侯乙尊盘黑白照片前，对着上面那些比女人的烫发还要复杂的透空蟠虺纹饰附件，仔细地察看起来。</w:t>
      </w:r>
    </w:p>
    <w:p w14:paraId="1766624B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书房的门没有关，但曾本之还是没有听见门铃声。</w:t>
      </w:r>
    </w:p>
    <w:p w14:paraId="4DD596EF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安静在厨房里喊了几声，见他没有回应便跑过来，一把夺下放大镜，嘴里免不了抱怨：“这辈子天天抱着青铜重器都没看够，回到家里还要用放大镜看照片，哪有这样做学问的？”</w:t>
      </w:r>
    </w:p>
    <w:p w14:paraId="160C37CD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曾本之也不说什么，等到弄明白安静只是让去开门时，女儿曾小安已带着外孙楚楚推门</w:t>
      </w:r>
      <w:bookmarkStart w:id="122" w:name="PageNo6"/>
      <w:r w:rsidRPr="004B3595">
        <w:rPr>
          <w:rFonts w:cs="SimSun" w:hint="eastAsia"/>
          <w:sz w:val="21"/>
          <w:szCs w:val="21"/>
        </w:rPr>
        <w:t>进</w:t>
      </w:r>
      <w:bookmarkEnd w:id="122"/>
      <w:r w:rsidRPr="004B3595">
        <w:rPr>
          <w:rFonts w:cs="SimSun" w:hint="eastAsia"/>
          <w:sz w:val="21"/>
          <w:szCs w:val="21"/>
        </w:rPr>
        <w:t>来了。不待曾本之说什么，楚楚一个前扑，将自己的身子挂在曾本之的脖子上。</w:t>
      </w:r>
    </w:p>
    <w:p w14:paraId="6DC5794E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安静这时也不再抱怨曾本之了，转而对楚楚说：“天下万事万物，只有你这小东西，能将外公的魂从那些破铜烂铁上找回来。”</w:t>
      </w:r>
    </w:p>
    <w:p w14:paraId="4BCB8A44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楚楚正要开口说话，曾本之伸手捂住他的嘴，笑着说：“你帮我出一口气，回头外婆就会朝我刮一场台风。外公愿意当外婆的出气筒，你就不要管闲事了。”</w:t>
      </w:r>
    </w:p>
    <w:p w14:paraId="5A841FF4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曾本之并没有用力，楚楚还能呜呜地说：“那外婆也要向外公学习，管青铜的，就不要管丝绸，管甲骨文的，就不要管漆器！”</w:t>
      </w:r>
    </w:p>
    <w:p w14:paraId="19CAB7E6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虽然声音不是太清晰，但大家还是听清了。</w:t>
      </w:r>
    </w:p>
    <w:p w14:paraId="10FDA762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几个人正在笑个不停，门铃又响了。</w:t>
      </w:r>
    </w:p>
    <w:p w14:paraId="6E0B103F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不用问，也不用想，这时候，只能是下班回家的郑雄。</w:t>
      </w:r>
    </w:p>
    <w:p w14:paraId="397B4330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郑雄一进门，家里的气氛就有了微妙变化。</w:t>
      </w:r>
    </w:p>
    <w:p w14:paraId="48CD5D7B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郑雄还在门后换拖鞋，曾本之就问道：“今天开了几个会？”</w:t>
      </w:r>
    </w:p>
    <w:p w14:paraId="098817BF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郑雄顺口说：“不多，就下午一个会，先前的副省长超越常务副省长升级为省长，第一次公开露面，大家都去捧场。”</w:t>
      </w:r>
    </w:p>
    <w:p w14:paraId="4503A89E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曾本之说：“这种会有什么好开的？你已经不年轻了，不抓紧时间搞点自己的研究，难道后半辈子就用耍嘴皮子来对付？”</w:t>
      </w:r>
    </w:p>
    <w:p w14:paraId="38689203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郑雄不慌不忙地回答：“楚学这一块就那么多东西，最重要的青铜重器都被您研究透了，该做结论的都做了结论，该著书立说的全部著书立说了。您在前面登峰造极，后生晚辈只有做些大树底下好乘凉的事。从我开始，您门下的弟子早就达成共识，这辈子最重要的研究，就是反击那些不相信楚学真理的谬论，让青铜重器成为当代重器。”</w:t>
      </w:r>
    </w:p>
    <w:p w14:paraId="1EB6440D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曾本之说：“当了几年副厅长，只有狡辩的才能大有长进。仅仅是一九六六年出土的九鼎七簋为什么不是礼制所要求的八簋，就够你好好钻研几年，还不一定能成。更别说还有一</w:t>
      </w:r>
      <w:r w:rsidRPr="004B3595">
        <w:rPr>
          <w:rFonts w:cs="SimSun" w:hint="eastAsia"/>
          <w:sz w:val="21"/>
          <w:szCs w:val="21"/>
        </w:rPr>
        <w:lastRenderedPageBreak/>
        <w:t>九六五年出土的天兽御尊，为何孤孤单单地埋在荒野之上？”</w:t>
      </w:r>
    </w:p>
    <w:p w14:paraId="515D5AB9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郑雄不敢笑，又不能不笑，他将嘴角咧两下，又让眉梢扬两下：“如果没有当这个副厅长，还真不清楚有些研究是如何研究出来的。学术上的事情，如果想防患于未然，不给那些别有用心的人半点机会，只有占住这个位置，才发现这个位置有多么重要。”</w:t>
      </w:r>
    </w:p>
    <w:p w14:paraId="056E474C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曾本之盯着郑雄不再说话，直到他去了卫生间，曾本之才转身回到书房，重新拿起放大镜，却不再看曾侯乙尊盘照片，而是盯着一片半个巴掌大小、上面有一串甲骨文的龟甲。只要他将书房的门关起来，家里的人想进来说话，或者看看他是否需要添些茶水，必须在门外小声叫上几次。就连楚楚也不例外，小小年纪就会趴在门上，一遍遍地叫外公，非要听到外公的声音才敢推门进来。曾本之好几次将手伸进口袋里，想将下午在东湖边收到的那封信再拿出来品一品，最终还是将伸进口袋的手，原样退出来。</w:t>
      </w:r>
    </w:p>
    <w:p w14:paraId="72B1EB26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家里的各种声音在渐次消失。郑雄多少年如一日地用手指在门上轻轻敲了两下，然后小声说：“曾先生也早点休息。不好意思，我们先睡了！”</w:t>
      </w:r>
    </w:p>
    <w:p w14:paraId="2E970804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从与曾小安结婚起，一晃八年，无论是在家里，还是在外面，郑雄总是称曾本之为先生，从未叫过爸爸。刚开始不管是别人还是家里人都觉得怪怪的，时间长了，也就习惯了。毕竟将岳父称作先生或将丈夫称作先生的先例不少，这样称呼的人无一不是学界权威。马跃之曾酸溜溜地说过，可惜柳琴没有给他生个女儿，否则也要让女婿称自己为先生。无论配得上或者配不上这样的雅称，曾本之一向不会对这类闲话做出反应。</w:t>
      </w:r>
    </w:p>
    <w:p w14:paraId="731B5AFD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接下来安静在外面敲门，他一定要站起来，走上几步，正好在书房中央与推门进来的安静轻轻拥抱一下，脸贴着脸，相互说一声晚安。</w:t>
      </w:r>
    </w:p>
    <w:p w14:paraId="7B7E9E6F" w14:textId="77777777" w:rsidR="00EA49DF" w:rsidRPr="004B3595" w:rsidRDefault="00EA49DF" w:rsidP="00EA49DF">
      <w:pPr>
        <w:ind w:firstLineChars="200" w:firstLine="420"/>
        <w:rPr>
          <w:sz w:val="21"/>
          <w:szCs w:val="21"/>
        </w:rPr>
      </w:pPr>
      <w:r w:rsidRPr="004B3595">
        <w:rPr>
          <w:rFonts w:cs="SimSun" w:hint="eastAsia"/>
          <w:sz w:val="21"/>
          <w:szCs w:val="21"/>
        </w:rPr>
        <w:t>家里彻底安静下来之后，曾本之才将那封古怪的来信取出来，摊在写字台上，用放大镜细细地看了很久。</w:t>
      </w:r>
    </w:p>
    <w:p w14:paraId="4390F259" w14:textId="77777777" w:rsidR="005B47C8" w:rsidRPr="00EA49DF" w:rsidRDefault="005B47C8"/>
    <w:p w14:paraId="2AAE1B12" w14:textId="77777777" w:rsidR="00EF1E27" w:rsidRDefault="00000000">
      <w:r>
        <w:t xml:space="preserve">AI7 </w:t>
      </w:r>
      <w:r>
        <w:t>未定位批注</w:t>
      </w:r>
    </w:p>
    <w:p w14:paraId="74515A1A" w14:textId="77777777" w:rsidR="00EF1E27" w:rsidRDefault="00000000">
      <w:bookmarkStart w:id="123" w:name="ai7_9e851c82_6665_450a_90e9_574ccc0a6f88"/>
      <w:commentRangeStart w:id="124"/>
      <w:r>
        <w:t>将一道比女人身上的曲线还要美丽的弧线，渐次推向湖心</w:t>
      </w:r>
      <w:bookmarkEnd w:id="123"/>
      <w:commentRangeEnd w:id="124"/>
      <w:r>
        <w:rPr>
          <w:rStyle w:val="af0"/>
          <w:sz w:val="24"/>
          <w:szCs w:val="24"/>
        </w:rPr>
        <w:commentReference w:id="124"/>
      </w:r>
    </w:p>
    <w:p w14:paraId="6FFA8C1B" w14:textId="77777777" w:rsidR="00EF1E27" w:rsidRDefault="00000000">
      <w:bookmarkStart w:id="125" w:name="ai7_0434bde2_157d_4c69_b94f_813d95d21306"/>
      <w:commentRangeStart w:id="126"/>
      <w:r>
        <w:t>还忍不住嘟哝几句。</w:t>
      </w:r>
      <w:r>
        <w:t xml:space="preserve"> “</w:t>
      </w:r>
      <w:r>
        <w:t>别拿甲骨文吓唬人，我看你也是睁眼瞎。</w:t>
      </w:r>
      <w:r>
        <w:t>”</w:t>
      </w:r>
      <w:bookmarkEnd w:id="125"/>
      <w:commentRangeEnd w:id="126"/>
      <w:r>
        <w:rPr>
          <w:rStyle w:val="af0"/>
          <w:sz w:val="24"/>
          <w:szCs w:val="24"/>
        </w:rPr>
        <w:commentReference w:id="126"/>
      </w:r>
    </w:p>
    <w:sectPr w:rsidR="00EF1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I7" w:date="2026-06-19T03:46:00Z" w:initials="AI7">
    <w:p w14:paraId="79DDE0F7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之一</w:t>
      </w:r>
      <w:r w:rsidR="00000000">
        <w:t>”</w:t>
      </w:r>
      <w:r w:rsidR="00000000">
        <w:t>置于书名号外容易使读者误以为</w:t>
      </w:r>
      <w:r w:rsidR="00000000">
        <w:t>“</w:t>
      </w:r>
      <w:r w:rsidR="00000000">
        <w:t>《青铜重器》</w:t>
      </w:r>
      <w:r w:rsidR="00000000">
        <w:t>”</w:t>
      </w:r>
      <w:r w:rsidR="00000000">
        <w:t>是完整书名而</w:t>
      </w:r>
      <w:r w:rsidR="00000000">
        <w:t>“</w:t>
      </w:r>
      <w:r w:rsidR="00000000">
        <w:t>之一</w:t>
      </w:r>
      <w:r w:rsidR="00000000">
        <w:t>”</w:t>
      </w:r>
      <w:r w:rsidR="00000000">
        <w:t>另有所指，建议改为加括号的形式，或直接作《青铜重器之一》。</w:t>
      </w:r>
      <w:r w:rsidR="00000000">
        <w:t xml:space="preserve"> </w:t>
      </w:r>
      <w:r w:rsidR="00000000">
        <w:t>建议替换为：《青铜重器》（之一）</w:t>
      </w:r>
      <w:r w:rsidR="00000000">
        <w:t xml:space="preserve"> AI7_ID:82cf09bc-4f8a-4f4b-ab45-8b160e56ef99</w:t>
      </w:r>
    </w:p>
  </w:comment>
  <w:comment w:id="5" w:author="AI7" w:date="2026-06-19T03:46:00Z" w:initials="AI7">
    <w:p w14:paraId="500C58FE" w14:textId="77777777" w:rsidR="00EF1E27" w:rsidRDefault="00292ADE">
      <w:r>
        <w:rPr>
          <w:rStyle w:val="af0"/>
        </w:rPr>
        <w:annotationRef/>
      </w:r>
      <w:r w:rsidR="00000000">
        <w:t>建议：据公开资料，刘醒龙著有以青铜器为背景的长篇小说《蟠虺》，未见名为《青铜重器》的作品。请核实作者署名是否准确，或本作是否为别称、新作。</w:t>
      </w:r>
      <w:r w:rsidR="00000000">
        <w:t xml:space="preserve"> AI7_ID:1a5be7f3-399e-4b30-a55c-46ca8fd05766</w:t>
      </w:r>
    </w:p>
  </w:comment>
  <w:comment w:id="6" w:author="ChoW Yang" w:date="2026-06-19T11:47:00Z" w:initials="CY">
    <w:p w14:paraId="50BFE78C" w14:textId="77777777" w:rsidR="00292ADE" w:rsidRDefault="00292ADE" w:rsidP="00292ADE">
      <w:pPr>
        <w:pStyle w:val="ae"/>
      </w:pPr>
      <w:r>
        <w:rPr>
          <w:rStyle w:val="af0"/>
        </w:rPr>
        <w:annotationRef/>
      </w:r>
      <w:r>
        <w:rPr>
          <w:rFonts w:hint="eastAsia"/>
        </w:rPr>
        <w:t>这是出版新作</w:t>
      </w:r>
    </w:p>
  </w:comment>
  <w:comment w:id="8" w:author="AI7" w:date="2026-06-19T03:46:00Z" w:initials="AI7">
    <w:p w14:paraId="04BEEC75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所有地方</w:t>
      </w:r>
      <w:r w:rsidR="00000000">
        <w:t>”</w:t>
      </w:r>
      <w:r w:rsidR="00000000">
        <w:t>过于绝对，中国各地祝寿习俗存在差异，不宜一概而论，建议改为</w:t>
      </w:r>
      <w:r w:rsidR="00000000">
        <w:t>“</w:t>
      </w:r>
      <w:r w:rsidR="00000000">
        <w:t>多数地方</w:t>
      </w:r>
      <w:r w:rsidR="00000000">
        <w:t>”</w:t>
      </w:r>
      <w:r w:rsidR="00000000">
        <w:t>或类似温和表述。</w:t>
      </w:r>
      <w:r w:rsidR="00000000">
        <w:t xml:space="preserve"> AI7_ID:f2dcfbc8-8efa-4c04-a1b5-8952513a52c5</w:t>
      </w:r>
    </w:p>
  </w:comment>
  <w:comment w:id="10" w:author="AI7" w:date="2026-06-19T03:46:00Z" w:initials="AI7">
    <w:p w14:paraId="2B81F25D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特别</w:t>
      </w:r>
      <w:r w:rsidR="00000000">
        <w:t>”</w:t>
      </w:r>
      <w:r w:rsidR="00000000">
        <w:t>后遗漏助词</w:t>
      </w:r>
      <w:r w:rsidR="00000000">
        <w:t>“</w:t>
      </w:r>
      <w:r w:rsidR="00000000">
        <w:t>的</w:t>
      </w:r>
      <w:r w:rsidR="00000000">
        <w:t>”</w:t>
      </w:r>
      <w:r w:rsidR="00000000">
        <w:t>，应补上。</w:t>
      </w:r>
      <w:r w:rsidR="00000000">
        <w:t xml:space="preserve"> </w:t>
      </w:r>
      <w:r w:rsidR="00000000">
        <w:t>建议替换为：一种比较特别的卜算</w:t>
      </w:r>
      <w:r w:rsidR="00000000">
        <w:t xml:space="preserve"> AI7_ID:7a8955b4-5cc5-4673-9dfb-421d72e29b46</w:t>
      </w:r>
    </w:p>
  </w:comment>
  <w:comment w:id="13" w:author="AI7" w:date="2026-06-19T03:46:00Z" w:initials="AI7">
    <w:p w14:paraId="333B938E" w14:textId="77777777" w:rsidR="00EF1E27" w:rsidRDefault="00292ADE">
      <w:r>
        <w:rPr>
          <w:rStyle w:val="af0"/>
        </w:rPr>
        <w:annotationRef/>
      </w:r>
      <w:r w:rsidR="00000000">
        <w:t>建议：原句</w:t>
      </w:r>
      <w:r w:rsidR="00000000">
        <w:t>“</w:t>
      </w:r>
      <w:r w:rsidR="00000000">
        <w:t>一起不许超过</w:t>
      </w:r>
      <w:r w:rsidR="00000000">
        <w:t>”</w:t>
      </w:r>
      <w:r w:rsidR="00000000">
        <w:t>语感略涩，改为</w:t>
      </w:r>
      <w:r w:rsidR="00000000">
        <w:t>“</w:t>
      </w:r>
      <w:r w:rsidR="00000000">
        <w:t>总共不超过</w:t>
      </w:r>
      <w:r w:rsidR="00000000">
        <w:t>”</w:t>
      </w:r>
      <w:r w:rsidR="00000000">
        <w:t>使意思更明晰、简练。</w:t>
      </w:r>
      <w:r w:rsidR="00000000">
        <w:t xml:space="preserve"> </w:t>
      </w:r>
      <w:r w:rsidR="00000000">
        <w:t>建议替换为：连家人总共不超过两桌</w:t>
      </w:r>
      <w:r w:rsidR="00000000">
        <w:t xml:space="preserve"> AI7_ID:551f5968-c306-4756-bcdd-ae779f2d4602</w:t>
      </w:r>
    </w:p>
  </w:comment>
  <w:comment w:id="17" w:author="AI7" w:date="2026-06-19T03:46:00Z" w:initials="AI7">
    <w:p w14:paraId="0F988A27" w14:textId="77777777" w:rsidR="00EF1E27" w:rsidRDefault="00292ADE">
      <w:r>
        <w:rPr>
          <w:rStyle w:val="af0"/>
        </w:rPr>
        <w:annotationRef/>
      </w:r>
      <w:r w:rsidR="00000000">
        <w:t>建议：曾侯乙为曾国国君，爵位是</w:t>
      </w:r>
      <w:r w:rsidR="00000000">
        <w:t>“</w:t>
      </w:r>
      <w:r w:rsidR="00000000">
        <w:t>侯</w:t>
      </w:r>
      <w:r w:rsidR="00000000">
        <w:t>”</w:t>
      </w:r>
      <w:r w:rsidR="00000000">
        <w:t>，并非</w:t>
      </w:r>
      <w:r w:rsidR="00000000">
        <w:t>“</w:t>
      </w:r>
      <w:r w:rsidR="00000000">
        <w:t>王者</w:t>
      </w:r>
      <w:r w:rsidR="00000000">
        <w:t>”</w:t>
      </w:r>
      <w:r w:rsidR="00000000">
        <w:t>，此处应称</w:t>
      </w:r>
      <w:r w:rsidR="00000000">
        <w:t>“</w:t>
      </w:r>
      <w:r w:rsidR="00000000">
        <w:t>诸侯</w:t>
      </w:r>
      <w:r w:rsidR="00000000">
        <w:t>”</w:t>
      </w:r>
      <w:r w:rsidR="00000000">
        <w:t>或</w:t>
      </w:r>
      <w:r w:rsidR="00000000">
        <w:t>“</w:t>
      </w:r>
      <w:r w:rsidR="00000000">
        <w:t>贵族</w:t>
      </w:r>
      <w:r w:rsidR="00000000">
        <w:t>”</w:t>
      </w:r>
      <w:r w:rsidR="00000000">
        <w:t>，以符合史实。</w:t>
      </w:r>
      <w:r w:rsidR="00000000">
        <w:t xml:space="preserve"> AI7_ID:dab27abd-eba3-4e81-823e-d9cdcf6f216c</w:t>
      </w:r>
    </w:p>
  </w:comment>
  <w:comment w:id="19" w:author="AI7" w:date="2026-06-19T03:46:00Z" w:initials="AI7">
    <w:p w14:paraId="69F8AC4B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尤物</w:t>
      </w:r>
      <w:r w:rsidR="00000000">
        <w:t>”</w:t>
      </w:r>
      <w:r w:rsidR="00000000">
        <w:t>侧重美艳，与</w:t>
      </w:r>
      <w:r w:rsidR="00000000">
        <w:t>“</w:t>
      </w:r>
      <w:r w:rsidR="00000000">
        <w:t>时尚</w:t>
      </w:r>
      <w:r w:rsidR="00000000">
        <w:t>”</w:t>
      </w:r>
      <w:r w:rsidR="00000000">
        <w:t>搭配稍显生硬，改为</w:t>
      </w:r>
      <w:r w:rsidR="00000000">
        <w:t>“</w:t>
      </w:r>
      <w:r w:rsidR="00000000">
        <w:t>时尚女郎</w:t>
      </w:r>
      <w:r w:rsidR="00000000">
        <w:t>”</w:t>
      </w:r>
      <w:r w:rsidR="00000000">
        <w:t>更自然流畅。</w:t>
      </w:r>
      <w:r w:rsidR="00000000">
        <w:t xml:space="preserve"> </w:t>
      </w:r>
      <w:r w:rsidR="00000000">
        <w:t>建议替换为：时尚女郎</w:t>
      </w:r>
      <w:r w:rsidR="00000000">
        <w:t xml:space="preserve"> AI7_ID:f9b9514f-8229-416f-8847-c3b6724a9717</w:t>
      </w:r>
    </w:p>
  </w:comment>
  <w:comment w:id="23" w:author="AI7" w:date="2026-06-19T03:46:00Z" w:initials="AI7">
    <w:p w14:paraId="03F6A6F2" w14:textId="77777777" w:rsidR="00EF1E27" w:rsidRDefault="00292ADE">
      <w:r>
        <w:rPr>
          <w:rStyle w:val="af0"/>
        </w:rPr>
        <w:annotationRef/>
      </w:r>
      <w:r w:rsidR="00000000">
        <w:t>建议：段首多出句号，应删除。</w:t>
      </w:r>
      <w:r w:rsidR="00000000">
        <w:t xml:space="preserve"> </w:t>
      </w:r>
      <w:r w:rsidR="00000000">
        <w:t>建议替换为：这故事</w:t>
      </w:r>
      <w:r w:rsidR="00000000">
        <w:t xml:space="preserve"> AI7_ID:e25a54e2-53b0-4d4e-a239-12ca37f79e2c</w:t>
      </w:r>
    </w:p>
  </w:comment>
  <w:comment w:id="27" w:author="AI7" w:date="2026-06-19T03:46:00Z" w:initials="AI7">
    <w:p w14:paraId="286F4265" w14:textId="77777777" w:rsidR="00EF1E27" w:rsidRDefault="00292ADE">
      <w:r>
        <w:rPr>
          <w:rStyle w:val="af0"/>
        </w:rPr>
        <w:annotationRef/>
      </w:r>
      <w:r w:rsidR="00000000">
        <w:t>建议：原句缺少时间衔接词，添加</w:t>
      </w:r>
      <w:r w:rsidR="00000000">
        <w:t>“</w:t>
      </w:r>
      <w:r w:rsidR="00000000">
        <w:t>时</w:t>
      </w:r>
      <w:r w:rsidR="00000000">
        <w:t>”</w:t>
      </w:r>
      <w:r w:rsidR="00000000">
        <w:t>字使时间关系清晰。</w:t>
      </w:r>
      <w:r w:rsidR="00000000">
        <w:t xml:space="preserve"> </w:t>
      </w:r>
      <w:r w:rsidR="00000000">
        <w:t>建议替换为：来到东湖的花前月下时，已过去差不多二十年</w:t>
      </w:r>
      <w:r w:rsidR="00000000">
        <w:t xml:space="preserve"> AI7_ID:8e338d1b-2cd8-4694-b35c-6a2811b4714a</w:t>
      </w:r>
    </w:p>
  </w:comment>
  <w:comment w:id="31" w:author="AI7" w:date="2026-06-19T03:46:00Z" w:initials="AI7">
    <w:p w14:paraId="4F52E42C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动笔</w:t>
      </w:r>
      <w:r w:rsidR="00000000">
        <w:t>”</w:t>
      </w:r>
      <w:r w:rsidR="00000000">
        <w:t>与</w:t>
      </w:r>
      <w:r w:rsidR="00000000">
        <w:t>“</w:t>
      </w:r>
      <w:r w:rsidR="00000000">
        <w:t>手写</w:t>
      </w:r>
      <w:r w:rsidR="00000000">
        <w:t>”</w:t>
      </w:r>
      <w:r w:rsidR="00000000">
        <w:t>语义重复，删去</w:t>
      </w:r>
      <w:r w:rsidR="00000000">
        <w:t>“</w:t>
      </w:r>
      <w:r w:rsidR="00000000">
        <w:t>动笔</w:t>
      </w:r>
      <w:r w:rsidR="00000000">
        <w:t>”</w:t>
      </w:r>
      <w:r w:rsidR="00000000">
        <w:t>以精简表达。</w:t>
      </w:r>
      <w:r w:rsidR="00000000">
        <w:t xml:space="preserve"> </w:t>
      </w:r>
      <w:r w:rsidR="00000000">
        <w:t>建议替换为：不愿意手写了</w:t>
      </w:r>
      <w:r w:rsidR="00000000">
        <w:t xml:space="preserve"> AI7_ID:07ee5e83-a285-44ed-9241-6c8a4fc8bdf6</w:t>
      </w:r>
    </w:p>
  </w:comment>
  <w:comment w:id="35" w:author="AI7" w:date="2026-06-19T03:46:00Z" w:initials="AI7">
    <w:p w14:paraId="3A0850C3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极端少数</w:t>
      </w:r>
      <w:r w:rsidR="00000000">
        <w:t>”</w:t>
      </w:r>
      <w:r w:rsidR="00000000">
        <w:t>搭配不当，改为</w:t>
      </w:r>
      <w:r w:rsidR="00000000">
        <w:t>“</w:t>
      </w:r>
      <w:r w:rsidR="00000000">
        <w:t>极少数人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建议替换为：极少数人</w:t>
      </w:r>
      <w:r w:rsidR="00000000">
        <w:t xml:space="preserve"> AI7_ID:d8b76675-cf4b-4206-b10a-a61285b038df</w:t>
      </w:r>
    </w:p>
  </w:comment>
  <w:comment w:id="39" w:author="AI7" w:date="2026-06-19T03:46:00Z" w:initials="AI7">
    <w:p w14:paraId="6C0F2E71" w14:textId="77777777" w:rsidR="00EF1E27" w:rsidRDefault="00292ADE">
      <w:r>
        <w:rPr>
          <w:rStyle w:val="af0"/>
        </w:rPr>
        <w:annotationRef/>
      </w:r>
      <w:r w:rsidR="00000000">
        <w:t>建议：表示年代应用汉字</w:t>
      </w:r>
      <w:r w:rsidR="00000000">
        <w:t>“</w:t>
      </w:r>
      <w:r w:rsidR="00000000">
        <w:t>零</w:t>
      </w:r>
      <w:r w:rsidR="00000000">
        <w:t>”</w:t>
      </w:r>
      <w:r w:rsidR="00000000">
        <w:t>，不宜使用圆圈符号</w:t>
      </w:r>
      <w:r w:rsidR="00000000">
        <w:t>“○”</w:t>
      </w:r>
      <w:r w:rsidR="00000000">
        <w:t>；或改为</w:t>
      </w:r>
      <w:r w:rsidR="00000000">
        <w:t>“20</w:t>
      </w:r>
      <w:r w:rsidR="00000000">
        <w:t>世纪</w:t>
      </w:r>
      <w:r w:rsidR="00000000">
        <w:t>80</w:t>
      </w:r>
      <w:r w:rsidR="00000000">
        <w:t>年代</w:t>
      </w:r>
      <w:r w:rsidR="00000000">
        <w:t>”</w:t>
      </w:r>
      <w:r w:rsidR="00000000">
        <w:t>。</w:t>
      </w:r>
      <w:r w:rsidR="00000000">
        <w:t xml:space="preserve"> AI7_ID:caafae76-a62c-4eed-8cc4-9a4c77857671</w:t>
      </w:r>
    </w:p>
  </w:comment>
  <w:comment w:id="41" w:author="AI7" w:date="2026-06-19T03:46:00Z" w:initials="AI7">
    <w:p w14:paraId="1D758A95" w14:textId="77777777" w:rsidR="00EF1E27" w:rsidRDefault="00292ADE">
      <w:r>
        <w:rPr>
          <w:rStyle w:val="af0"/>
        </w:rPr>
        <w:annotationRef/>
      </w:r>
      <w:r w:rsidR="00000000">
        <w:t>建议：后文描写了</w:t>
      </w:r>
      <w:r w:rsidR="00000000">
        <w:t>“</w:t>
      </w:r>
      <w:r w:rsidR="00000000">
        <w:t>孤灯守灵</w:t>
      </w:r>
      <w:r w:rsidR="00000000">
        <w:t>”“</w:t>
      </w:r>
      <w:r w:rsidR="00000000">
        <w:t>扶棺下葬</w:t>
      </w:r>
      <w:r w:rsidR="00000000">
        <w:t>”“</w:t>
      </w:r>
      <w:r w:rsidR="00000000">
        <w:t>清明立碑</w:t>
      </w:r>
      <w:r w:rsidR="00000000">
        <w:t>”</w:t>
      </w:r>
      <w:r w:rsidR="00000000">
        <w:t>等传统仪式，与前文</w:t>
      </w:r>
      <w:r w:rsidR="00000000">
        <w:t>“</w:t>
      </w:r>
      <w:r w:rsidR="00000000">
        <w:t>没有仪式</w:t>
      </w:r>
      <w:r w:rsidR="00000000">
        <w:t>”</w:t>
      </w:r>
      <w:r w:rsidR="00000000">
        <w:t>矛盾。建议调整表述，如</w:t>
      </w:r>
      <w:r w:rsidR="00000000">
        <w:t>“</w:t>
      </w:r>
      <w:r w:rsidR="00000000">
        <w:t>那次没有追悼会的生命告别</w:t>
      </w:r>
      <w:r w:rsidR="00000000">
        <w:t>”</w:t>
      </w:r>
      <w:r w:rsidR="00000000">
        <w:t>或</w:t>
      </w:r>
      <w:r w:rsidR="00000000">
        <w:t>“</w:t>
      </w:r>
      <w:r w:rsidR="00000000">
        <w:t>那次安静的生命告别</w:t>
      </w:r>
      <w:r w:rsidR="00000000">
        <w:t>”</w:t>
      </w:r>
      <w:r w:rsidR="00000000">
        <w:t>。</w:t>
      </w:r>
      <w:r w:rsidR="00000000">
        <w:t xml:space="preserve"> AI7_ID:d3b825b3-936a-46ea-87ed-677cb293ed14</w:t>
      </w:r>
    </w:p>
  </w:comment>
  <w:comment w:id="43" w:author="AI7" w:date="2026-06-19T03:46:00Z" w:initials="AI7">
    <w:p w14:paraId="41522E66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半岛最前端</w:t>
      </w:r>
      <w:r w:rsidR="00000000">
        <w:t>”</w:t>
      </w:r>
      <w:r w:rsidR="00000000">
        <w:t>与</w:t>
      </w:r>
      <w:r w:rsidR="00000000">
        <w:t>“</w:t>
      </w:r>
      <w:r w:rsidR="00000000">
        <w:t>先月亭前</w:t>
      </w:r>
      <w:r w:rsidR="00000000">
        <w:t>”</w:t>
      </w:r>
      <w:r w:rsidR="00000000">
        <w:t>之间应加逗号，使地址层次清晰。</w:t>
      </w:r>
      <w:r w:rsidR="00000000">
        <w:t xml:space="preserve"> </w:t>
      </w:r>
      <w:r w:rsidR="00000000">
        <w:t>建议替换为：道路尽头俗称老鼠尾的半岛最前端，先月亭前</w:t>
      </w:r>
      <w:r w:rsidR="00000000">
        <w:t xml:space="preserve"> AI7_ID:da6a245e-5a2a-4964-9bf3-e0aad9ab1da1</w:t>
      </w:r>
    </w:p>
  </w:comment>
  <w:comment w:id="47" w:author="AI7" w:date="2026-06-19T03:46:00Z" w:initials="AI7">
    <w:p w14:paraId="08CAE8B5" w14:textId="77777777" w:rsidR="00EF1E27" w:rsidRDefault="00292ADE">
      <w:r>
        <w:rPr>
          <w:rStyle w:val="af0"/>
        </w:rPr>
        <w:annotationRef/>
      </w:r>
      <w:r w:rsidR="00000000">
        <w:t>建议：原句缺少主语，根据语境推断增补</w:t>
      </w:r>
      <w:r w:rsidR="00000000">
        <w:t>“</w:t>
      </w:r>
      <w:r w:rsidR="00000000">
        <w:t>孩子们</w:t>
      </w:r>
      <w:r w:rsidR="00000000">
        <w:t>”</w:t>
      </w:r>
      <w:r w:rsidR="00000000">
        <w:t>使句子完整。</w:t>
      </w:r>
      <w:r w:rsidR="00000000">
        <w:t xml:space="preserve"> </w:t>
      </w:r>
      <w:r w:rsidR="00000000">
        <w:t>建议替换为：孩子们做的沙包往地上画的方格子里抛掷</w:t>
      </w:r>
      <w:r w:rsidR="00000000">
        <w:t xml:space="preserve"> AI7_ID:e34dc23d-6092-4e34-b15b-a3544a7a7cdf</w:t>
      </w:r>
    </w:p>
  </w:comment>
  <w:comment w:id="51" w:author="AI7" w:date="2026-06-19T03:46:00Z" w:initials="AI7">
    <w:p w14:paraId="6B4E1F93" w14:textId="77777777" w:rsidR="00EF1E27" w:rsidRDefault="00292ADE">
      <w:r>
        <w:rPr>
          <w:rStyle w:val="af0"/>
        </w:rPr>
        <w:annotationRef/>
      </w:r>
      <w:r w:rsidR="00000000">
        <w:t>建议：前文两处均用</w:t>
      </w:r>
      <w:r w:rsidR="00000000">
        <w:t>“</w:t>
      </w:r>
      <w:r w:rsidR="00000000">
        <w:t>阴影</w:t>
      </w:r>
      <w:r w:rsidR="00000000">
        <w:t>”</w:t>
      </w:r>
      <w:r w:rsidR="00000000">
        <w:t>，此处</w:t>
      </w:r>
      <w:r w:rsidR="00000000">
        <w:t>“</w:t>
      </w:r>
      <w:r w:rsidR="00000000">
        <w:t>影子</w:t>
      </w:r>
      <w:r w:rsidR="00000000">
        <w:t>”</w:t>
      </w:r>
      <w:r w:rsidR="00000000">
        <w:t>与上文不一致，应统一为</w:t>
      </w:r>
      <w:r w:rsidR="00000000">
        <w:t>“</w:t>
      </w:r>
      <w:r w:rsidR="00000000">
        <w:t>阴影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建议替换为：先月亭阴影顶尖之处</w:t>
      </w:r>
      <w:r w:rsidR="00000000">
        <w:t xml:space="preserve"> AI7_ID:e1a64ecf-309f-4f70-a31c-14a81505e634</w:t>
      </w:r>
    </w:p>
  </w:comment>
  <w:comment w:id="55" w:author="AI7" w:date="2026-06-19T03:46:00Z" w:initials="AI7">
    <w:p w14:paraId="2F1E309B" w14:textId="77777777" w:rsidR="00EF1E27" w:rsidRDefault="00292ADE">
      <w:r>
        <w:rPr>
          <w:rStyle w:val="af0"/>
        </w:rPr>
        <w:annotationRef/>
      </w:r>
      <w:r w:rsidR="00000000">
        <w:t>建议：此比喻可能被视为物化女性，建议改为更中性的文学描写，如</w:t>
      </w:r>
      <w:r w:rsidR="00000000">
        <w:t>“</w:t>
      </w:r>
      <w:r w:rsidR="00000000">
        <w:t>一道优美的弧线</w:t>
      </w:r>
      <w:r w:rsidR="00000000">
        <w:t>”</w:t>
      </w:r>
      <w:r w:rsidR="00000000">
        <w:t>。</w:t>
      </w:r>
      <w:r w:rsidR="00000000">
        <w:t xml:space="preserve"> AI7_ID:e284ceb2-d920-4a6d-b093-7998445ce7a9</w:t>
      </w:r>
    </w:p>
  </w:comment>
  <w:comment w:id="57" w:author="AI7" w:date="2026-06-19T03:46:00Z" w:initials="AI7">
    <w:p w14:paraId="343B7ADC" w14:textId="77777777" w:rsidR="00EF1E27" w:rsidRDefault="00292ADE">
      <w:r>
        <w:rPr>
          <w:rStyle w:val="af0"/>
        </w:rPr>
        <w:annotationRef/>
      </w:r>
      <w:r w:rsidR="00000000">
        <w:t>建议：春雷的突然出现与前文缺乏衔接，改为通过人物感受引入，使逻辑连贯。</w:t>
      </w:r>
      <w:r w:rsidR="00000000">
        <w:t xml:space="preserve"> AI7_ID:cf795694-888a-4bd2-8723-c65419c56b94</w:t>
      </w:r>
    </w:p>
  </w:comment>
  <w:comment w:id="59" w:author="AI7" w:date="2026-06-19T03:46:00Z" w:initials="AI7">
    <w:p w14:paraId="68E50783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多</w:t>
      </w:r>
      <w:r w:rsidR="00000000">
        <w:t>”</w:t>
      </w:r>
      <w:r w:rsidR="00000000">
        <w:t>为口语，书面表达应使用</w:t>
      </w:r>
      <w:r w:rsidR="00000000">
        <w:t>“</w:t>
      </w:r>
      <w:r w:rsidR="00000000">
        <w:t>最多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建议替换为：最多不会超过两次</w:t>
      </w:r>
      <w:r w:rsidR="00000000">
        <w:t xml:space="preserve"> AI7_ID:bf16e930-5a0c-48c0-a99e-7231c5603514</w:t>
      </w:r>
    </w:p>
  </w:comment>
  <w:comment w:id="63" w:author="AI7" w:date="2026-06-19T03:46:00Z" w:initials="AI7">
    <w:p w14:paraId="355E1245" w14:textId="77777777" w:rsidR="00EF1E27" w:rsidRDefault="00292ADE">
      <w:r>
        <w:rPr>
          <w:rStyle w:val="af0"/>
        </w:rPr>
        <w:annotationRef/>
      </w:r>
      <w:r w:rsidR="00000000">
        <w:t>建议：邮递员在确认身份时混用</w:t>
      </w:r>
      <w:r w:rsidR="00000000">
        <w:t>“</w:t>
      </w:r>
      <w:r w:rsidR="00000000">
        <w:t>你</w:t>
      </w:r>
      <w:r w:rsidR="00000000">
        <w:t>”</w:t>
      </w:r>
      <w:r w:rsidR="00000000">
        <w:t>和</w:t>
      </w:r>
      <w:r w:rsidR="00000000">
        <w:t>“</w:t>
      </w:r>
      <w:r w:rsidR="00000000">
        <w:t>他</w:t>
      </w:r>
      <w:r w:rsidR="00000000">
        <w:t>”</w:t>
      </w:r>
      <w:r w:rsidR="00000000">
        <w:t>，容易产生指代混乱，改用人名消除歧义。</w:t>
      </w:r>
      <w:r w:rsidR="00000000">
        <w:t xml:space="preserve"> AI7_ID:c60cfce8-8390-4e1b-ab4e-4cf4d98623fc</w:t>
      </w:r>
    </w:p>
  </w:comment>
  <w:comment w:id="66" w:author="AI7" w:date="2026-06-19T03:46:00Z" w:initials="AI7">
    <w:p w14:paraId="74EFA732" w14:textId="77777777" w:rsidR="00EF1E27" w:rsidRDefault="00292ADE">
      <w:r>
        <w:rPr>
          <w:rStyle w:val="af0"/>
        </w:rPr>
        <w:annotationRef/>
      </w:r>
      <w:r w:rsidR="00000000">
        <w:t>建议：相邻句子重复使用同一主语，改为代词</w:t>
      </w:r>
      <w:r w:rsidR="00000000">
        <w:t>“</w:t>
      </w:r>
      <w:r w:rsidR="00000000">
        <w:t>他</w:t>
      </w:r>
      <w:r w:rsidR="00000000">
        <w:t>”</w:t>
      </w:r>
      <w:r w:rsidR="00000000">
        <w:t>避免冗余。</w:t>
      </w:r>
      <w:r w:rsidR="00000000">
        <w:t xml:space="preserve"> </w:t>
      </w:r>
      <w:r w:rsidR="00000000">
        <w:t>建议替换为：曾本之接过信件，只看了一眼，便忍俊不禁。他也想看个究竟</w:t>
      </w:r>
      <w:r w:rsidR="00000000">
        <w:t xml:space="preserve"> AI7_ID:666c6961-f072-40fa-b109-f20795ac2776</w:t>
      </w:r>
    </w:p>
  </w:comment>
  <w:comment w:id="70" w:author="AI7" w:date="2026-06-19T03:46:00Z" w:initials="AI7">
    <w:p w14:paraId="28EE29F8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信地址</w:t>
      </w:r>
      <w:r w:rsidR="00000000">
        <w:t>”</w:t>
      </w:r>
      <w:r w:rsidR="00000000">
        <w:t>表述不完整，容易产生歧义，据上下文应指</w:t>
      </w:r>
      <w:r w:rsidR="00000000">
        <w:t>“</w:t>
      </w:r>
      <w:r w:rsidR="00000000">
        <w:t>信件</w:t>
      </w:r>
      <w:r w:rsidR="00000000">
        <w:t>”</w:t>
      </w:r>
      <w:r w:rsidR="00000000">
        <w:t>或</w:t>
      </w:r>
      <w:r w:rsidR="00000000">
        <w:t>“</w:t>
      </w:r>
      <w:r w:rsidR="00000000">
        <w:t>信封</w:t>
      </w:r>
      <w:r w:rsidR="00000000">
        <w:t>”</w:t>
      </w:r>
      <w:r w:rsidR="00000000">
        <w:t>上的地址，建议补全为</w:t>
      </w:r>
      <w:r w:rsidR="00000000">
        <w:t>“</w:t>
      </w:r>
      <w:r w:rsidR="00000000">
        <w:t>信件地址背后</w:t>
      </w:r>
      <w:r w:rsidR="00000000">
        <w:t>”</w:t>
      </w:r>
      <w:r w:rsidR="00000000">
        <w:t>或</w:t>
      </w:r>
      <w:r w:rsidR="00000000">
        <w:t>“</w:t>
      </w:r>
      <w:r w:rsidR="00000000">
        <w:t>信封地址背后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建议替换为：信件地址背后</w:t>
      </w:r>
      <w:r w:rsidR="00000000">
        <w:t xml:space="preserve"> AI7_ID:79dccb02-1d5b-4e17-92b9-74ce083fb7dd</w:t>
      </w:r>
    </w:p>
  </w:comment>
  <w:comment w:id="74" w:author="AI7" w:date="2026-06-19T03:46:00Z" w:initials="AI7">
    <w:p w14:paraId="53CCCBDC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再明白不过</w:t>
      </w:r>
      <w:r w:rsidR="00000000">
        <w:t>”</w:t>
      </w:r>
      <w:r w:rsidR="00000000">
        <w:t>表示意思极其明确，但后文却用</w:t>
      </w:r>
      <w:r w:rsidR="00000000">
        <w:t>“</w:t>
      </w:r>
      <w:r w:rsidR="00000000">
        <w:t>或许是</w:t>
      </w:r>
      <w:r w:rsidR="00000000">
        <w:t>”</w:t>
      </w:r>
      <w:r w:rsidR="00000000">
        <w:t>进行推测，前后矛盾。建议删除</w:t>
      </w:r>
      <w:r w:rsidR="00000000">
        <w:t>“</w:t>
      </w:r>
      <w:r w:rsidR="00000000">
        <w:t>再明白不过</w:t>
      </w:r>
      <w:r w:rsidR="00000000">
        <w:t>”</w:t>
      </w:r>
      <w:r w:rsidR="00000000">
        <w:t>，改为</w:t>
      </w:r>
      <w:r w:rsidR="00000000">
        <w:t>“</w:t>
      </w:r>
      <w:r w:rsidR="00000000">
        <w:t>意思隐约可辨</w:t>
      </w:r>
      <w:r w:rsidR="00000000">
        <w:t>”</w:t>
      </w:r>
      <w:r w:rsidR="00000000">
        <w:t>之类的表述，使逻辑一致。</w:t>
      </w:r>
      <w:r w:rsidR="00000000">
        <w:t xml:space="preserve"> AI7_ID:a9ad9618-2e19-4304-90a8-6093b115a290</w:t>
      </w:r>
    </w:p>
  </w:comment>
  <w:comment w:id="76" w:author="AI7" w:date="2026-06-19T03:46:00Z" w:initials="AI7">
    <w:p w14:paraId="72B59CAC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振作</w:t>
      </w:r>
      <w:r w:rsidR="00000000">
        <w:t>”</w:t>
      </w:r>
      <w:r w:rsidR="00000000">
        <w:t>通常不与</w:t>
      </w:r>
      <w:r w:rsidR="00000000">
        <w:t>“</w:t>
      </w:r>
      <w:r w:rsidR="00000000">
        <w:t>一些</w:t>
      </w:r>
      <w:r w:rsidR="00000000">
        <w:t>”</w:t>
      </w:r>
      <w:r w:rsidR="00000000">
        <w:t>直接搭配，建议补上</w:t>
      </w:r>
      <w:r w:rsidR="00000000">
        <w:t>“</w:t>
      </w:r>
      <w:r w:rsidR="00000000">
        <w:t>了</w:t>
      </w:r>
      <w:r w:rsidR="00000000">
        <w:t>”</w:t>
      </w:r>
      <w:r w:rsidR="00000000">
        <w:t>并微调语序，使表意更自然。若想保留原意，也可改为</w:t>
      </w:r>
      <w:r w:rsidR="00000000">
        <w:t>“</w:t>
      </w:r>
      <w:r w:rsidR="00000000">
        <w:t>精神一振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建议替换为：情绪才振作了一些</w:t>
      </w:r>
      <w:r w:rsidR="00000000">
        <w:t xml:space="preserve"> AI7_ID:b1e123b5-260d-47b1-9142-fd79830ef322</w:t>
      </w:r>
    </w:p>
  </w:comment>
  <w:comment w:id="80" w:author="AI7" w:date="2026-06-19T03:46:00Z" w:initials="AI7">
    <w:p w14:paraId="3C4865F3" w14:textId="77777777" w:rsidR="00EF1E27" w:rsidRDefault="00292ADE">
      <w:r>
        <w:rPr>
          <w:rStyle w:val="af0"/>
        </w:rPr>
        <w:annotationRef/>
      </w:r>
      <w:r w:rsidR="00000000">
        <w:t>建议：原文</w:t>
      </w:r>
      <w:r w:rsidR="00000000">
        <w:t>“</w:t>
      </w:r>
      <w:r w:rsidR="00000000">
        <w:t>马跃之上</w:t>
      </w:r>
      <w:r w:rsidR="00000000">
        <w:t>”</w:t>
      </w:r>
      <w:r w:rsidR="00000000">
        <w:t>多一</w:t>
      </w:r>
      <w:r w:rsidR="00000000">
        <w:t>“</w:t>
      </w:r>
      <w:r w:rsidR="00000000">
        <w:t>上</w:t>
      </w:r>
      <w:r w:rsidR="00000000">
        <w:t>”</w:t>
      </w:r>
      <w:r w:rsidR="00000000">
        <w:t>字，疑为误植；同时</w:t>
      </w:r>
      <w:r w:rsidR="00000000">
        <w:t>“</w:t>
      </w:r>
      <w:r w:rsidR="00000000">
        <w:t>柳琴</w:t>
      </w:r>
      <w:r w:rsidR="00000000">
        <w:t>”</w:t>
      </w:r>
      <w:r w:rsidR="00000000">
        <w:t>后缺少逗号，导致</w:t>
      </w:r>
      <w:r w:rsidR="00000000">
        <w:t>“</w:t>
      </w:r>
      <w:r w:rsidR="00000000">
        <w:t>把婚结了</w:t>
      </w:r>
      <w:r w:rsidR="00000000">
        <w:t>”</w:t>
      </w:r>
      <w:r w:rsidR="00000000">
        <w:t>与前文衔接生硬，建议删</w:t>
      </w:r>
      <w:r w:rsidR="00000000">
        <w:t>“</w:t>
      </w:r>
      <w:r w:rsidR="00000000">
        <w:t>上</w:t>
      </w:r>
      <w:r w:rsidR="00000000">
        <w:t>”</w:t>
      </w:r>
      <w:r w:rsidR="00000000">
        <w:t>并加逗号。</w:t>
      </w:r>
      <w:r w:rsidR="00000000">
        <w:t xml:space="preserve"> </w:t>
      </w:r>
      <w:r w:rsidR="00000000">
        <w:t>建议替换为：马跃之第一次谈恋爱就选了一个不算</w:t>
      </w:r>
      <w:r w:rsidR="00000000">
        <w:t>“</w:t>
      </w:r>
      <w:r w:rsidR="00000000">
        <w:t>市花</w:t>
      </w:r>
      <w:r w:rsidR="00000000">
        <w:t>”</w:t>
      </w:r>
      <w:r w:rsidR="00000000">
        <w:t>，起码也是水果湖</w:t>
      </w:r>
      <w:r w:rsidR="00000000">
        <w:t>“</w:t>
      </w:r>
      <w:r w:rsidR="00000000">
        <w:t>湖花</w:t>
      </w:r>
      <w:r w:rsidR="00000000">
        <w:t>”</w:t>
      </w:r>
      <w:r w:rsidR="00000000">
        <w:t>的柳琴，把婚结了。</w:t>
      </w:r>
      <w:r w:rsidR="00000000">
        <w:t xml:space="preserve"> AI7_ID:4bcf5bfd-c852-42c7-9157-d76b07a80510</w:t>
      </w:r>
    </w:p>
  </w:comment>
  <w:comment w:id="84" w:author="AI7" w:date="2026-06-19T03:46:00Z" w:initials="AI7">
    <w:p w14:paraId="407BF1AC" w14:textId="77777777" w:rsidR="00EF1E27" w:rsidRDefault="00292ADE">
      <w:r>
        <w:rPr>
          <w:rStyle w:val="af0"/>
        </w:rPr>
        <w:annotationRef/>
      </w:r>
      <w:r w:rsidR="00000000">
        <w:t>建议：原句缺少主语，且</w:t>
      </w:r>
      <w:r w:rsidR="00000000">
        <w:t>“</w:t>
      </w:r>
      <w:r w:rsidR="00000000">
        <w:t>乙尊盘</w:t>
      </w:r>
      <w:r w:rsidR="00000000">
        <w:t>”</w:t>
      </w:r>
      <w:r w:rsidR="00000000">
        <w:t>疑为</w:t>
      </w:r>
      <w:r w:rsidR="00000000">
        <w:t>“</w:t>
      </w:r>
      <w:r w:rsidR="00000000">
        <w:t>这尊盘</w:t>
      </w:r>
      <w:r w:rsidR="00000000">
        <w:t>”</w:t>
      </w:r>
      <w:r w:rsidR="00000000">
        <w:t>的录入错误，补上主语</w:t>
      </w:r>
      <w:r w:rsidR="00000000">
        <w:t>“</w:t>
      </w:r>
      <w:r w:rsidR="00000000">
        <w:t>你</w:t>
      </w:r>
      <w:r w:rsidR="00000000">
        <w:t>”</w:t>
      </w:r>
      <w:r w:rsidR="00000000">
        <w:t>使句意完整。</w:t>
      </w:r>
      <w:r w:rsidR="00000000">
        <w:t xml:space="preserve"> </w:t>
      </w:r>
      <w:r w:rsidR="00000000">
        <w:t>建议替换为：这尊盘比黑白照片上的曾侯乙尊盘显得皱纹多一些，你就打翻了两只醋坛子。</w:t>
      </w:r>
      <w:r w:rsidR="00000000">
        <w:t>” AI7_ID:032da750-c38d-4544-a063-e0ad45a3e765</w:t>
      </w:r>
    </w:p>
  </w:comment>
  <w:comment w:id="88" w:author="AI7" w:date="2026-06-19T03:46:00Z" w:initials="AI7">
    <w:p w14:paraId="6DF31784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更难的难题</w:t>
      </w:r>
      <w:r w:rsidR="00000000">
        <w:t>”</w:t>
      </w:r>
      <w:r w:rsidR="00000000">
        <w:t>冗余，改为</w:t>
      </w:r>
      <w:r w:rsidR="00000000">
        <w:t>“</w:t>
      </w:r>
      <w:r w:rsidR="00000000">
        <w:t>还难的难题</w:t>
      </w:r>
      <w:r w:rsidR="00000000">
        <w:t>”</w:t>
      </w:r>
      <w:r w:rsidR="00000000">
        <w:t>更简洁自然。</w:t>
      </w:r>
      <w:r w:rsidR="00000000">
        <w:t xml:space="preserve"> </w:t>
      </w:r>
      <w:r w:rsidR="00000000">
        <w:t>建议替换为：比研究青铜重器还难的难题</w:t>
      </w:r>
      <w:r w:rsidR="00000000">
        <w:t xml:space="preserve"> AI7_ID:a75d22fc-e107-4cbc-a952-2ed450ccacec</w:t>
      </w:r>
    </w:p>
  </w:comment>
  <w:comment w:id="92" w:author="AI7" w:date="2026-06-19T03:46:00Z" w:initials="AI7">
    <w:p w14:paraId="21DA2076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吉瑞</w:t>
      </w:r>
      <w:r w:rsidR="00000000">
        <w:t>”</w:t>
      </w:r>
      <w:r w:rsidR="00000000">
        <w:t>生造，婚礼场合常用</w:t>
      </w:r>
      <w:r w:rsidR="00000000">
        <w:t>“</w:t>
      </w:r>
      <w:r w:rsidR="00000000">
        <w:t>借吉言</w:t>
      </w:r>
      <w:r w:rsidR="00000000">
        <w:t>”</w:t>
      </w:r>
      <w:r w:rsidR="00000000">
        <w:t>，应为</w:t>
      </w:r>
      <w:r w:rsidR="00000000">
        <w:t>“</w:t>
      </w:r>
      <w:r w:rsidR="00000000">
        <w:t>吉言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建议替换为：他要借马跃之的吉言祝福自己</w:t>
      </w:r>
      <w:r w:rsidR="00000000">
        <w:t xml:space="preserve"> AI7_ID:99e78516-3a86-4d26-a827-eb3cd0a94a68</w:t>
      </w:r>
    </w:p>
  </w:comment>
  <w:comment w:id="96" w:author="AI7" w:date="2026-06-19T03:46:00Z" w:initials="AI7">
    <w:p w14:paraId="481C0BEF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好好</w:t>
      </w:r>
      <w:r w:rsidR="00000000">
        <w:t>”</w:t>
      </w:r>
      <w:r w:rsidR="00000000">
        <w:t>应为</w:t>
      </w:r>
      <w:r w:rsidR="00000000">
        <w:t>“</w:t>
      </w:r>
      <w:r w:rsidR="00000000">
        <w:t>他</w:t>
      </w:r>
      <w:r w:rsidR="00000000">
        <w:t>”</w:t>
      </w:r>
      <w:r w:rsidR="00000000">
        <w:t>，疑为录入错误，指代曾本之。</w:t>
      </w:r>
      <w:r w:rsidR="00000000">
        <w:t xml:space="preserve"> </w:t>
      </w:r>
      <w:r w:rsidR="00000000">
        <w:t>建议替换为：可以一路上与他好好聊聊天</w:t>
      </w:r>
      <w:r w:rsidR="00000000">
        <w:t xml:space="preserve"> AI7_ID:c86d69db-90c0-4932-b707-8d3d33fd984d</w:t>
      </w:r>
    </w:p>
  </w:comment>
  <w:comment w:id="100" w:author="AI7" w:date="2026-06-19T03:46:00Z" w:initials="AI7">
    <w:p w14:paraId="7702AB15" w14:textId="77777777" w:rsidR="00EF1E27" w:rsidRDefault="00292ADE">
      <w:r>
        <w:rPr>
          <w:rStyle w:val="af0"/>
        </w:rPr>
        <w:annotationRef/>
      </w:r>
      <w:r w:rsidR="00000000">
        <w:t>建议：原文</w:t>
      </w:r>
      <w:r w:rsidR="00000000">
        <w:t>“</w:t>
      </w:r>
      <w:r w:rsidR="00000000">
        <w:t>里</w:t>
      </w:r>
      <w:r w:rsidR="00000000">
        <w:t>”</w:t>
      </w:r>
      <w:r w:rsidR="00000000">
        <w:t>疑为</w:t>
      </w:r>
      <w:r w:rsidR="00000000">
        <w:t>“</w:t>
      </w:r>
      <w:r w:rsidR="00000000">
        <w:t>曾本之</w:t>
      </w:r>
      <w:r w:rsidR="00000000">
        <w:t>”</w:t>
      </w:r>
      <w:r w:rsidR="00000000">
        <w:t>的误写，或缺少主语，根据上下文应为</w:t>
      </w:r>
      <w:r w:rsidR="00000000">
        <w:t>“</w:t>
      </w:r>
      <w:r w:rsidR="00000000">
        <w:t>曾本之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建议替换为：曾本之将去宁波的事敲定后</w:t>
      </w:r>
      <w:r w:rsidR="00000000">
        <w:t xml:space="preserve"> AI7_ID:24e7b082-613c-4641-b858-81f470c39ad6</w:t>
      </w:r>
    </w:p>
  </w:comment>
  <w:comment w:id="105" w:author="AI7" w:date="2026-06-19T03:46:00Z" w:initials="AI7">
    <w:p w14:paraId="3C6A4DF9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仅仅只是</w:t>
      </w:r>
      <w:r w:rsidR="00000000">
        <w:t>”</w:t>
      </w:r>
      <w:r w:rsidR="00000000">
        <w:t>语义重复，建议删去</w:t>
      </w:r>
      <w:r w:rsidR="00000000">
        <w:t>“</w:t>
      </w:r>
      <w:r w:rsidR="00000000">
        <w:t>只</w:t>
      </w:r>
      <w:r w:rsidR="00000000">
        <w:t>”</w:t>
      </w:r>
      <w:r w:rsidR="00000000">
        <w:t>或</w:t>
      </w:r>
      <w:r w:rsidR="00000000">
        <w:t>“</w:t>
      </w:r>
      <w:r w:rsidR="00000000">
        <w:t>仅</w:t>
      </w:r>
      <w:r w:rsidR="00000000">
        <w:t>”</w:t>
      </w:r>
      <w:r w:rsidR="00000000">
        <w:t>，改为</w:t>
      </w:r>
      <w:r w:rsidR="00000000">
        <w:t>“</w:t>
      </w:r>
      <w:r w:rsidR="00000000">
        <w:t>仅仅是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建议替换为：仅仅是如此说一说</w:t>
      </w:r>
      <w:r w:rsidR="00000000">
        <w:t xml:space="preserve"> AI7_ID:01a8cbae-f0e5-4eb4-874e-cd4a86c7b2bf</w:t>
      </w:r>
    </w:p>
  </w:comment>
  <w:comment w:id="109" w:author="AI7" w:date="2026-06-19T03:46:00Z" w:initials="AI7">
    <w:p w14:paraId="553E2159" w14:textId="77777777" w:rsidR="00EF1E27" w:rsidRDefault="00292ADE">
      <w:r>
        <w:rPr>
          <w:rStyle w:val="af0"/>
        </w:rPr>
        <w:annotationRef/>
      </w:r>
      <w:r w:rsidR="00000000">
        <w:t>建议：建议为书名加上书名号，并删去赘余的</w:t>
      </w:r>
      <w:r w:rsidR="00000000">
        <w:t>“</w:t>
      </w:r>
      <w:r w:rsidR="00000000">
        <w:t>的专著</w:t>
      </w:r>
      <w:r w:rsidR="00000000">
        <w:t>”</w:t>
      </w:r>
      <w:r w:rsidR="00000000">
        <w:t>，与前文</w:t>
      </w:r>
      <w:r w:rsidR="00000000">
        <w:t>“</w:t>
      </w:r>
      <w:r w:rsidR="00000000">
        <w:t>这些书</w:t>
      </w:r>
      <w:r w:rsidR="00000000">
        <w:t>”</w:t>
      </w:r>
      <w:r w:rsidR="00000000">
        <w:t>直接呼应，表达更规范。</w:t>
      </w:r>
      <w:r w:rsidR="00000000">
        <w:t xml:space="preserve"> </w:t>
      </w:r>
      <w:r w:rsidR="00000000">
        <w:t>建议替换为：《如何保护春秋墓葬中出土丝绸》</w:t>
      </w:r>
      <w:r w:rsidR="00000000">
        <w:t xml:space="preserve"> AI7_ID:b7ddbb70-0c0b-4c52-8e84-115e619d1051</w:t>
      </w:r>
    </w:p>
  </w:comment>
  <w:comment w:id="113" w:author="AI7" w:date="2026-06-19T03:46:00Z" w:initials="AI7">
    <w:p w14:paraId="4B922FA5" w14:textId="77777777" w:rsidR="00EF1E27" w:rsidRDefault="00292ADE">
      <w:r>
        <w:rPr>
          <w:rStyle w:val="af0"/>
        </w:rPr>
        <w:annotationRef/>
      </w:r>
      <w:r w:rsidR="00000000">
        <w:t>建议：此处所指是前文提到的听闻消息一事，为单数，用</w:t>
      </w:r>
      <w:r w:rsidR="00000000">
        <w:t>“</w:t>
      </w:r>
      <w:r w:rsidR="00000000">
        <w:t>这种事</w:t>
      </w:r>
      <w:r w:rsidR="00000000">
        <w:t>”</w:t>
      </w:r>
      <w:r w:rsidR="00000000">
        <w:t>更准确，建议改为</w:t>
      </w:r>
      <w:r w:rsidR="00000000">
        <w:t>“</w:t>
      </w:r>
      <w:r w:rsidR="00000000">
        <w:t>像这种事</w:t>
      </w:r>
      <w:r w:rsidR="00000000">
        <w:t>”</w:t>
      </w:r>
      <w:r w:rsidR="00000000">
        <w:t>。</w:t>
      </w:r>
      <w:r w:rsidR="00000000">
        <w:t xml:space="preserve"> AI7_ID:a7337337-9ed5-4dd0-88ab-66b5360bf396</w:t>
      </w:r>
    </w:p>
  </w:comment>
  <w:comment w:id="115" w:author="AI7" w:date="2026-06-19T03:46:00Z" w:initials="AI7">
    <w:p w14:paraId="423A9E63" w14:textId="77777777" w:rsidR="00EF1E27" w:rsidRDefault="00292ADE">
      <w:r>
        <w:rPr>
          <w:rStyle w:val="af0"/>
        </w:rPr>
        <w:annotationRef/>
      </w:r>
      <w:r w:rsidR="00000000">
        <w:t>建议：并列的状语之间应加顿号，改为</w:t>
      </w:r>
      <w:r w:rsidR="00000000">
        <w:t>“</w:t>
      </w:r>
      <w:r w:rsidR="00000000">
        <w:t>有诗意、很优雅地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建议替换为：有诗意、很优雅地戳着他的心窝</w:t>
      </w:r>
      <w:r w:rsidR="00000000">
        <w:t xml:space="preserve"> AI7_ID:6380d89f-838a-42cf-9a80-b52cd89928a9</w:t>
      </w:r>
    </w:p>
  </w:comment>
  <w:comment w:id="119" w:author="AI7" w:date="2026-06-19T03:46:00Z" w:initials="AI7">
    <w:p w14:paraId="5DDB26D0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连接起</w:t>
      </w:r>
      <w:r w:rsidR="00000000">
        <w:t>”</w:t>
      </w:r>
      <w:r w:rsidR="00000000">
        <w:t>口语色彩浓，且结构不完整，书面语宜用</w:t>
      </w:r>
      <w:r w:rsidR="00000000">
        <w:t>“</w:t>
      </w:r>
      <w:r w:rsidR="00000000">
        <w:t>连接起来</w:t>
      </w:r>
      <w:r w:rsidR="00000000">
        <w:t>”</w:t>
      </w:r>
      <w:r w:rsidR="00000000">
        <w:t>。</w:t>
      </w:r>
      <w:r w:rsidR="00000000">
        <w:t xml:space="preserve"> </w:t>
      </w:r>
      <w:r w:rsidR="00000000">
        <w:t>建议替换为：连接起来才够用</w:t>
      </w:r>
      <w:r w:rsidR="00000000">
        <w:t xml:space="preserve"> AI7_ID:877b6b89-d784-4367-aedb-5e81b65feeab</w:t>
      </w:r>
    </w:p>
  </w:comment>
  <w:comment w:id="124" w:author="AI7" w:date="2026-06-19T03:46:00Z" w:initials="AI7">
    <w:p w14:paraId="3B6CD427" w14:textId="77777777" w:rsidR="00EF1E27" w:rsidRDefault="00292ADE">
      <w:r>
        <w:rPr>
          <w:rStyle w:val="af0"/>
        </w:rPr>
        <w:annotationRef/>
      </w:r>
      <w:r w:rsidR="00000000">
        <w:t>建议：</w:t>
      </w:r>
      <w:r w:rsidR="00000000">
        <w:t>“</w:t>
      </w:r>
      <w:r w:rsidR="00000000">
        <w:t>推弧线</w:t>
      </w:r>
      <w:r w:rsidR="00000000">
        <w:t>”</w:t>
      </w:r>
      <w:r w:rsidR="00000000">
        <w:t>搭配不当，改为</w:t>
      </w:r>
      <w:r w:rsidR="00000000">
        <w:t>“</w:t>
      </w:r>
      <w:r w:rsidR="00000000">
        <w:t>划出弧线</w:t>
      </w:r>
      <w:r w:rsidR="00000000">
        <w:t>…</w:t>
      </w:r>
      <w:r w:rsidR="00000000">
        <w:t>延伸</w:t>
      </w:r>
      <w:r w:rsidR="00000000">
        <w:t>”</w:t>
      </w:r>
      <w:r w:rsidR="00000000">
        <w:t>更准确顺畅。</w:t>
      </w:r>
      <w:r w:rsidR="00000000">
        <w:t xml:space="preserve"> </w:t>
      </w:r>
      <w:r w:rsidR="00000000">
        <w:t>建议替换为：划出一道比女人身上的曲线还要美丽的弧线，渐次向湖心延伸</w:t>
      </w:r>
      <w:r w:rsidR="00000000">
        <w:t xml:space="preserve"> AI7_ID:9e851c82-6665-450a-90e9-574ccc0a6f88</w:t>
      </w:r>
    </w:p>
  </w:comment>
  <w:comment w:id="126" w:author="AI7" w:date="2026-06-19T03:46:00Z" w:initials="AI7">
    <w:p w14:paraId="5913A6CC" w14:textId="77777777" w:rsidR="00EF1E27" w:rsidRDefault="00292ADE">
      <w:r>
        <w:rPr>
          <w:rStyle w:val="af0"/>
        </w:rPr>
        <w:annotationRef/>
      </w:r>
      <w:r w:rsidR="00000000">
        <w:t>建议：直接引语与提示语</w:t>
      </w:r>
      <w:r w:rsidR="00000000">
        <w:t>“</w:t>
      </w:r>
      <w:r w:rsidR="00000000">
        <w:t>嘟哝几句</w:t>
      </w:r>
      <w:r w:rsidR="00000000">
        <w:t>”</w:t>
      </w:r>
      <w:r w:rsidR="00000000">
        <w:t>之间缺少冒号和引号，且不应另起一段，宜合并为一句，使行文紧凑、规范。</w:t>
      </w:r>
      <w:r w:rsidR="00000000">
        <w:t xml:space="preserve"> </w:t>
      </w:r>
      <w:r w:rsidR="00000000">
        <w:t>建议替换为：还忍不住嘟哝几句：</w:t>
      </w:r>
      <w:r w:rsidR="00000000">
        <w:t>“</w:t>
      </w:r>
      <w:r w:rsidR="00000000">
        <w:t>别拿甲骨文吓唬人，我看你也是睁眼瞎。</w:t>
      </w:r>
      <w:r w:rsidR="00000000">
        <w:t>” AI7_ID:0434bde2-157d-4c69-b94f-813d95d21306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DDE0F7" w15:done="0"/>
  <w15:commentEx w15:paraId="500C58FE" w15:done="0"/>
  <w15:commentEx w15:paraId="50BFE78C" w15:paraIdParent="500C58FE" w15:done="0"/>
  <w15:commentEx w15:paraId="04BEEC75" w15:done="0"/>
  <w15:commentEx w15:paraId="2B81F25D" w15:done="0"/>
  <w15:commentEx w15:paraId="333B938E" w15:done="0"/>
  <w15:commentEx w15:paraId="0F988A27" w15:done="0"/>
  <w15:commentEx w15:paraId="69F8AC4B" w15:done="0"/>
  <w15:commentEx w15:paraId="03F6A6F2" w15:done="0"/>
  <w15:commentEx w15:paraId="286F4265" w15:done="0"/>
  <w15:commentEx w15:paraId="4F52E42C" w15:done="0"/>
  <w15:commentEx w15:paraId="3A0850C3" w15:done="0"/>
  <w15:commentEx w15:paraId="6C0F2E71" w15:done="0"/>
  <w15:commentEx w15:paraId="1D758A95" w15:done="0"/>
  <w15:commentEx w15:paraId="41522E66" w15:done="0"/>
  <w15:commentEx w15:paraId="08CAE8B5" w15:done="0"/>
  <w15:commentEx w15:paraId="6B4E1F93" w15:done="0"/>
  <w15:commentEx w15:paraId="2F1E309B" w15:done="0"/>
  <w15:commentEx w15:paraId="343B7ADC" w15:done="0"/>
  <w15:commentEx w15:paraId="68E50783" w15:done="0"/>
  <w15:commentEx w15:paraId="355E1245" w15:done="0"/>
  <w15:commentEx w15:paraId="74EFA732" w15:done="0"/>
  <w15:commentEx w15:paraId="28EE29F8" w15:done="0"/>
  <w15:commentEx w15:paraId="53CCCBDC" w15:done="0"/>
  <w15:commentEx w15:paraId="72B59CAC" w15:done="0"/>
  <w15:commentEx w15:paraId="3C4865F3" w15:done="0"/>
  <w15:commentEx w15:paraId="407BF1AC" w15:done="0"/>
  <w15:commentEx w15:paraId="6DF31784" w15:done="0"/>
  <w15:commentEx w15:paraId="21DA2076" w15:done="0"/>
  <w15:commentEx w15:paraId="481C0BEF" w15:done="0"/>
  <w15:commentEx w15:paraId="7702AB15" w15:done="0"/>
  <w15:commentEx w15:paraId="3C6A4DF9" w15:done="0"/>
  <w15:commentEx w15:paraId="553E2159" w15:done="0"/>
  <w15:commentEx w15:paraId="4B922FA5" w15:done="0"/>
  <w15:commentEx w15:paraId="423A9E63" w15:done="0"/>
  <w15:commentEx w15:paraId="5DDB26D0" w15:done="0"/>
  <w15:commentEx w15:paraId="3B6CD427" w15:done="0"/>
  <w15:commentEx w15:paraId="5913A6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734CC8" w16cex:dateUtc="2026-06-19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DDE0F7" w16cid:durableId="0BBBF226"/>
  <w16cid:commentId w16cid:paraId="500C58FE" w16cid:durableId="020175F8"/>
  <w16cid:commentId w16cid:paraId="50BFE78C" w16cid:durableId="2D734CC8"/>
  <w16cid:commentId w16cid:paraId="04BEEC75" w16cid:durableId="27770D1D"/>
  <w16cid:commentId w16cid:paraId="2B81F25D" w16cid:durableId="1C7C8109"/>
  <w16cid:commentId w16cid:paraId="333B938E" w16cid:durableId="13C24AB3"/>
  <w16cid:commentId w16cid:paraId="0F988A27" w16cid:durableId="17801897"/>
  <w16cid:commentId w16cid:paraId="69F8AC4B" w16cid:durableId="6CBDA493"/>
  <w16cid:commentId w16cid:paraId="03F6A6F2" w16cid:durableId="23F7D0FD"/>
  <w16cid:commentId w16cid:paraId="286F4265" w16cid:durableId="28F4C85A"/>
  <w16cid:commentId w16cid:paraId="4F52E42C" w16cid:durableId="5ED61354"/>
  <w16cid:commentId w16cid:paraId="3A0850C3" w16cid:durableId="3F5A4E49"/>
  <w16cid:commentId w16cid:paraId="6C0F2E71" w16cid:durableId="6695A184"/>
  <w16cid:commentId w16cid:paraId="1D758A95" w16cid:durableId="07E1D554"/>
  <w16cid:commentId w16cid:paraId="41522E66" w16cid:durableId="2474763A"/>
  <w16cid:commentId w16cid:paraId="08CAE8B5" w16cid:durableId="5A292C12"/>
  <w16cid:commentId w16cid:paraId="6B4E1F93" w16cid:durableId="492BBD68"/>
  <w16cid:commentId w16cid:paraId="2F1E309B" w16cid:durableId="707C05A6"/>
  <w16cid:commentId w16cid:paraId="343B7ADC" w16cid:durableId="470D5BC6"/>
  <w16cid:commentId w16cid:paraId="68E50783" w16cid:durableId="4AD45926"/>
  <w16cid:commentId w16cid:paraId="355E1245" w16cid:durableId="0F3EFB41"/>
  <w16cid:commentId w16cid:paraId="74EFA732" w16cid:durableId="6F52B868"/>
  <w16cid:commentId w16cid:paraId="28EE29F8" w16cid:durableId="76E0F81B"/>
  <w16cid:commentId w16cid:paraId="53CCCBDC" w16cid:durableId="26DC8D4B"/>
  <w16cid:commentId w16cid:paraId="72B59CAC" w16cid:durableId="2EC81ACD"/>
  <w16cid:commentId w16cid:paraId="3C4865F3" w16cid:durableId="13676D60"/>
  <w16cid:commentId w16cid:paraId="407BF1AC" w16cid:durableId="63829E6B"/>
  <w16cid:commentId w16cid:paraId="6DF31784" w16cid:durableId="05F69C51"/>
  <w16cid:commentId w16cid:paraId="21DA2076" w16cid:durableId="1C72B57C"/>
  <w16cid:commentId w16cid:paraId="481C0BEF" w16cid:durableId="1AB757FF"/>
  <w16cid:commentId w16cid:paraId="7702AB15" w16cid:durableId="320A706B"/>
  <w16cid:commentId w16cid:paraId="3C6A4DF9" w16cid:durableId="1F6C781D"/>
  <w16cid:commentId w16cid:paraId="553E2159" w16cid:durableId="0CE37B8C"/>
  <w16cid:commentId w16cid:paraId="4B922FA5" w16cid:durableId="73E2D2FC"/>
  <w16cid:commentId w16cid:paraId="423A9E63" w16cid:durableId="29F9125E"/>
  <w16cid:commentId w16cid:paraId="5DDB26D0" w16cid:durableId="00FCB121"/>
  <w16cid:commentId w16cid:paraId="3B6CD427" w16cid:durableId="02DC7864"/>
  <w16cid:commentId w16cid:paraId="5913A6CC" w16cid:durableId="3548BE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oW Yang">
    <w15:presenceInfo w15:providerId="Windows Live" w15:userId="c3595e521473c8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C8"/>
    <w:rsid w:val="00292ADE"/>
    <w:rsid w:val="005B47C8"/>
    <w:rsid w:val="00660D2A"/>
    <w:rsid w:val="00B52807"/>
    <w:rsid w:val="00EA49DF"/>
    <w:rsid w:val="00EF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EC6C"/>
  <w15:chartTrackingRefBased/>
  <w15:docId w15:val="{E6798A1F-65A6-4558-814D-0DD6D774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9D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5B47C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9"/>
    <w:unhideWhenUsed/>
    <w:qFormat/>
    <w:rsid w:val="005B47C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7C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7C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7C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7C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7C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7C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7C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5B47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9"/>
    <w:semiHidden/>
    <w:rsid w:val="005B4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7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7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47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7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7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7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7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B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7C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B47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7C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B47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7C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B47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B47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7C8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uiPriority w:val="99"/>
    <w:unhideWhenUsed/>
    <w:pPr>
      <w:jc w:val="left"/>
    </w:pPr>
  </w:style>
  <w:style w:type="character" w:customStyle="1" w:styleId="af">
    <w:name w:val="批注文字 字符"/>
    <w:basedOn w:val="a0"/>
    <w:link w:val="ae"/>
    <w:uiPriority w:val="99"/>
    <w:rPr>
      <w:rFonts w:ascii="Times New Roman" w:eastAsia="SimSun" w:hAnsi="Times New Roman" w:cs="Times New Roman"/>
      <w:sz w:val="24"/>
      <w14:ligatures w14:val="non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1">
    <w:name w:val="annotation subject"/>
    <w:basedOn w:val="ae"/>
    <w:next w:val="ae"/>
    <w:link w:val="af2"/>
    <w:uiPriority w:val="99"/>
    <w:semiHidden/>
    <w:unhideWhenUsed/>
    <w:rsid w:val="00292ADE"/>
    <w:rPr>
      <w:b/>
      <w:bCs/>
    </w:rPr>
  </w:style>
  <w:style w:type="character" w:customStyle="1" w:styleId="af2">
    <w:name w:val="批注主题 字符"/>
    <w:basedOn w:val="af"/>
    <w:link w:val="af1"/>
    <w:uiPriority w:val="99"/>
    <w:semiHidden/>
    <w:rsid w:val="00292ADE"/>
    <w:rPr>
      <w:rFonts w:ascii="Times New Roman" w:eastAsia="SimSun" w:hAnsi="Times New Roman" w:cs="Times New Roman"/>
      <w:b/>
      <w:bCs/>
      <w:sz w:val="24"/>
      <w14:ligatures w14:val="none"/>
    </w:rPr>
  </w:style>
  <w:style w:type="paragraph" w:styleId="af3">
    <w:name w:val="Revision"/>
    <w:hidden/>
    <w:uiPriority w:val="99"/>
    <w:semiHidden/>
    <w:rsid w:val="00292ADE"/>
    <w:pPr>
      <w:spacing w:after="0" w:line="240" w:lineRule="auto"/>
    </w:pPr>
    <w:rPr>
      <w:rFonts w:ascii="Times New Roman" w:eastAsia="SimSun" w:hAnsi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1316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 Yang</dc:creator>
  <cp:keywords/>
  <dc:description/>
  <cp:lastModifiedBy>ChoW Yang</cp:lastModifiedBy>
  <cp:revision>1</cp:revision>
  <dcterms:created xsi:type="dcterms:W3CDTF">2026-06-01T05:46:00Z</dcterms:created>
  <dcterms:modified xsi:type="dcterms:W3CDTF">2026-06-19T03:49:00Z</dcterms:modified>
</cp:coreProperties>
</file>